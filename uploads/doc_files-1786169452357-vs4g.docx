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8720" w:w="12240" w:orient="portrait"/>
          <w:pgMar w:bottom="1440" w:top="1440" w:left="1440" w:right="1440" w:header="720" w:footer="720"/>
          <w:pgNumType w:start="1"/>
        </w:sectPr>
      </w:pPr>
      <w:bookmarkStart w:colFirst="0" w:colLast="0" w:name="_4tfc31ag58t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ST1-BSA</w:t>
      </w:r>
      <w:r w:rsidDel="00000000" w:rsidR="00000000" w:rsidRPr="00000000">
        <w:rPr>
          <w:rtl w:val="0"/>
        </w:rPr>
      </w:r>
    </w:p>
    <w:p w:rsidR="00000000" w:rsidDel="00000000" w:rsidP="00000000" w:rsidRDefault="00000000" w:rsidRPr="00000000" w14:paraId="00000002">
      <w:pPr>
        <w:spacing w:after="20" w:before="20" w:line="240" w:lineRule="auto"/>
        <w:jc w:val="center"/>
        <w:rPr>
          <w:b w:val="1"/>
          <w:bCs w:val="1"/>
          <w:sz w:val="24"/>
          <w:szCs w:val="24"/>
        </w:rPr>
      </w:pPr>
      <w:r w:rsidDel="00000000" w:rsidR="00000000" w:rsidRPr="00000000">
        <w:rPr>
          <w:b w:val="1"/>
          <w:bCs w:val="1"/>
          <w:sz w:val="24"/>
          <w:szCs w:val="24"/>
          <w:rtl w:val="0"/>
        </w:rPr>
        <w:t xml:space="preserve">Stream 1: ASEAN Heritage Parks as Anchor for Resilience</w:t>
      </w:r>
    </w:p>
    <w:p w:rsidR="00000000" w:rsidDel="00000000" w:rsidP="00000000" w:rsidRDefault="00000000" w:rsidRPr="00000000" w14:paraId="00000003">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Breakout Session A: Ecosystems Restoration and Species Conservation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Date: 08 September 2026</w:t>
      </w:r>
    </w:p>
    <w:p w:rsidR="00000000" w:rsidDel="00000000" w:rsidP="00000000" w:rsidRDefault="00000000" w:rsidRPr="00000000" w14:paraId="00000006">
      <w:pPr>
        <w:rPr>
          <w:sz w:val="24"/>
          <w:szCs w:val="24"/>
        </w:rPr>
      </w:pPr>
      <w:r w:rsidDel="00000000" w:rsidR="00000000" w:rsidRPr="00000000">
        <w:rPr>
          <w:sz w:val="24"/>
          <w:szCs w:val="24"/>
          <w:rtl w:val="0"/>
        </w:rPr>
        <w:t xml:space="preserve">Time:</w:t>
      </w:r>
    </w:p>
    <w:p w:rsidR="00000000" w:rsidDel="00000000" w:rsidP="00000000" w:rsidRDefault="00000000" w:rsidRPr="00000000" w14:paraId="00000007">
      <w:pPr>
        <w:rPr>
          <w:sz w:val="24"/>
          <w:szCs w:val="24"/>
        </w:rPr>
      </w:pPr>
      <w:r w:rsidDel="00000000" w:rsidR="00000000" w:rsidRPr="00000000">
        <w:rPr>
          <w:sz w:val="24"/>
          <w:szCs w:val="24"/>
          <w:rtl w:val="0"/>
        </w:rPr>
        <w:t xml:space="preserve">Venue: Seda North, Quezon City</w:t>
      </w:r>
    </w:p>
    <w:p w:rsidR="00000000" w:rsidDel="00000000" w:rsidP="00000000" w:rsidRDefault="00000000" w:rsidRPr="00000000" w14:paraId="00000008">
      <w:pPr>
        <w:rPr>
          <w:sz w:val="24"/>
          <w:szCs w:val="24"/>
        </w:rPr>
      </w:pPr>
      <w:r w:rsidDel="00000000" w:rsidR="00000000" w:rsidRPr="00000000">
        <w:rPr>
          <w:sz w:val="24"/>
          <w:szCs w:val="24"/>
          <w:rtl w:val="0"/>
        </w:rPr>
        <w:t xml:space="preserve">Chair: RED Henry A. Adornado</w:t>
      </w:r>
    </w:p>
    <w:p w:rsidR="00000000" w:rsidDel="00000000" w:rsidP="00000000" w:rsidRDefault="00000000" w:rsidRPr="00000000" w14:paraId="00000009">
      <w:pPr>
        <w:rPr>
          <w:sz w:val="24"/>
          <w:szCs w:val="24"/>
        </w:rPr>
      </w:pPr>
      <w:r w:rsidDel="00000000" w:rsidR="00000000" w:rsidRPr="00000000">
        <w:rPr>
          <w:sz w:val="24"/>
          <w:szCs w:val="24"/>
          <w:rtl w:val="0"/>
        </w:rPr>
        <w:t xml:space="preserve">Co-Organizer: Haribon Foundation Inc.</w:t>
      </w:r>
    </w:p>
    <w:p w:rsidR="00000000" w:rsidDel="00000000" w:rsidP="00000000" w:rsidRDefault="00000000" w:rsidRPr="00000000" w14:paraId="0000000A">
      <w:pPr>
        <w:rPr>
          <w:sz w:val="24"/>
          <w:szCs w:val="24"/>
        </w:rPr>
      </w:pPr>
      <w:r w:rsidDel="00000000" w:rsidR="00000000" w:rsidRPr="00000000">
        <w:rPr>
          <w:sz w:val="24"/>
          <w:szCs w:val="24"/>
          <w:rtl w:val="0"/>
        </w:rPr>
        <w:t xml:space="preserve">Documenter: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8"/>
        </w:numPr>
        <w:ind w:left="720" w:hanging="360"/>
        <w:rPr>
          <w:sz w:val="24"/>
          <w:szCs w:val="24"/>
        </w:rPr>
      </w:pPr>
      <w:r w:rsidDel="00000000" w:rsidR="00000000" w:rsidRPr="00000000">
        <w:rPr>
          <w:sz w:val="24"/>
          <w:szCs w:val="24"/>
          <w:rtl w:val="0"/>
        </w:rPr>
        <w:t xml:space="preserve">Background</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8"/>
        </w:numPr>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8"/>
        </w:numPr>
        <w:ind w:left="720" w:hanging="360"/>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8"/>
        </w:numPr>
        <w:ind w:left="720" w:hanging="360"/>
        <w:rPr>
          <w:sz w:val="24"/>
          <w:szCs w:val="24"/>
        </w:rPr>
      </w:pPr>
      <w:r w:rsidDel="00000000" w:rsidR="00000000" w:rsidRPr="00000000">
        <w:rPr>
          <w:sz w:val="24"/>
          <w:szCs w:val="24"/>
          <w:rtl w:val="0"/>
        </w:rPr>
        <w:t xml:space="preserve">Topics</w:t>
      </w:r>
    </w:p>
    <w:p w:rsidR="00000000" w:rsidDel="00000000" w:rsidP="00000000" w:rsidRDefault="00000000" w:rsidRPr="00000000" w14:paraId="00000013">
      <w:pPr>
        <w:ind w:left="720" w:firstLine="0"/>
        <w:rPr>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280"/>
        <w:tblGridChange w:id="0">
          <w:tblGrid>
            <w:gridCol w:w="3360"/>
            <w:gridCol w:w="5280"/>
          </w:tblGrid>
        </w:tblGridChange>
      </w:tblGrid>
      <w:tr>
        <w:trPr>
          <w:cantSplit w:val="0"/>
          <w:tblHeader w:val="0"/>
        </w:trPr>
        <w:tc>
          <w:tcPr>
            <w:shd w:fill="6aa84f" w:val="clear"/>
          </w:tcPr>
          <w:p w:rsidR="00000000" w:rsidDel="00000000" w:rsidP="00000000" w:rsidRDefault="00000000" w:rsidRPr="00000000" w14:paraId="00000014">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015">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Species Conservation Programs</w:t>
            </w:r>
          </w:p>
          <w:p w:rsidR="00000000" w:rsidDel="00000000" w:rsidP="00000000" w:rsidRDefault="00000000" w:rsidRPr="00000000" w14:paraId="00000017">
            <w:pPr>
              <w:rPr>
                <w:b w:val="1"/>
                <w:bCs w:val="1"/>
                <w:sz w:val="24"/>
                <w:szCs w:val="24"/>
              </w:rPr>
            </w:pPr>
            <w:r w:rsidDel="00000000" w:rsidR="00000000" w:rsidRPr="00000000">
              <w:rPr>
                <w:rtl w:val="0"/>
              </w:rPr>
            </w:r>
          </w:p>
        </w:tc>
        <w:tc>
          <w:tcPr/>
          <w:p w:rsidR="00000000" w:rsidDel="00000000" w:rsidP="00000000" w:rsidRDefault="00000000" w:rsidRPr="00000000" w14:paraId="00000018">
            <w:pPr>
              <w:widowControl w:val="0"/>
              <w:numPr>
                <w:ilvl w:val="0"/>
                <w:numId w:val="64"/>
              </w:numPr>
              <w:spacing w:line="240" w:lineRule="auto"/>
              <w:ind w:left="720" w:hanging="360"/>
              <w:rPr>
                <w:sz w:val="24"/>
                <w:szCs w:val="24"/>
              </w:rPr>
            </w:pPr>
            <w:r w:rsidDel="00000000" w:rsidR="00000000" w:rsidRPr="00000000">
              <w:rPr>
                <w:sz w:val="24"/>
                <w:szCs w:val="24"/>
                <w:rtl w:val="0"/>
              </w:rPr>
              <w:t xml:space="preserve">Tamaraw Conservation Initiatives in Mts. Iglit-Baco Natural Park, Philippines</w:t>
            </w:r>
          </w:p>
          <w:p w:rsidR="00000000" w:rsidDel="00000000" w:rsidP="00000000" w:rsidRDefault="00000000" w:rsidRPr="00000000" w14:paraId="00000019">
            <w:pPr>
              <w:widowControl w:val="0"/>
              <w:numPr>
                <w:ilvl w:val="0"/>
                <w:numId w:val="64"/>
              </w:numPr>
              <w:spacing w:line="240" w:lineRule="auto"/>
              <w:ind w:left="720" w:hanging="360"/>
              <w:rPr>
                <w:sz w:val="24"/>
                <w:szCs w:val="24"/>
              </w:rPr>
            </w:pPr>
            <w:r w:rsidDel="00000000" w:rsidR="00000000" w:rsidRPr="00000000">
              <w:rPr>
                <w:sz w:val="24"/>
                <w:szCs w:val="24"/>
                <w:rtl w:val="0"/>
              </w:rPr>
              <w:t xml:space="preserve">Plant Conservation- Kon Ka Kinh National Park, Vietnam</w:t>
            </w:r>
          </w:p>
          <w:p w:rsidR="00000000" w:rsidDel="00000000" w:rsidP="00000000" w:rsidRDefault="00000000" w:rsidRPr="00000000" w14:paraId="0000001A">
            <w:pPr>
              <w:widowControl w:val="0"/>
              <w:numPr>
                <w:ilvl w:val="0"/>
                <w:numId w:val="64"/>
              </w:numPr>
              <w:spacing w:line="240" w:lineRule="auto"/>
              <w:ind w:left="720" w:hanging="360"/>
              <w:rPr>
                <w:sz w:val="24"/>
                <w:szCs w:val="24"/>
              </w:rPr>
            </w:pPr>
            <w:r w:rsidDel="00000000" w:rsidR="00000000" w:rsidRPr="00000000">
              <w:rPr>
                <w:sz w:val="24"/>
                <w:szCs w:val="24"/>
                <w:rtl w:val="0"/>
              </w:rPr>
              <w:t xml:space="preserve">Philippine Eagle Conservation Program, Philippine Eagle Foundation </w:t>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Combating Invasive Alien Species</w:t>
            </w:r>
          </w:p>
        </w:tc>
        <w:tc>
          <w:tcPr/>
          <w:p w:rsidR="00000000" w:rsidDel="00000000" w:rsidP="00000000" w:rsidRDefault="00000000" w:rsidRPr="00000000" w14:paraId="0000001D">
            <w:pPr>
              <w:widowControl w:val="0"/>
              <w:numPr>
                <w:ilvl w:val="0"/>
                <w:numId w:val="64"/>
              </w:numPr>
              <w:spacing w:after="20" w:before="20" w:line="240" w:lineRule="auto"/>
              <w:ind w:left="720" w:hanging="360"/>
              <w:rPr>
                <w:sz w:val="24"/>
                <w:szCs w:val="24"/>
              </w:rPr>
            </w:pPr>
            <w:r w:rsidDel="00000000" w:rsidR="00000000" w:rsidRPr="00000000">
              <w:rPr>
                <w:sz w:val="24"/>
                <w:szCs w:val="24"/>
                <w:rtl w:val="0"/>
              </w:rPr>
              <w:t xml:space="preserve">ASEAN Action Plan on Combating IAS, AWGNCB Indonesia</w:t>
            </w:r>
          </w:p>
        </w:tc>
      </w:tr>
      <w:tr>
        <w:trPr>
          <w:cantSplit w:val="0"/>
          <w:tblHeader w:val="0"/>
        </w:trPr>
        <w:tc>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Lessons from ASEAN Restoration Initiatives</w:t>
            </w:r>
          </w:p>
        </w:tc>
        <w:tc>
          <w:tcPr/>
          <w:p w:rsidR="00000000" w:rsidDel="00000000" w:rsidP="00000000" w:rsidRDefault="00000000" w:rsidRPr="00000000" w14:paraId="0000001F">
            <w:pPr>
              <w:widowControl w:val="0"/>
              <w:numPr>
                <w:ilvl w:val="0"/>
                <w:numId w:val="64"/>
              </w:numPr>
              <w:spacing w:after="0" w:afterAutospacing="0" w:line="240" w:lineRule="auto"/>
              <w:ind w:left="720" w:hanging="360"/>
              <w:rPr>
                <w:sz w:val="24"/>
                <w:szCs w:val="24"/>
              </w:rPr>
            </w:pPr>
            <w:r w:rsidDel="00000000" w:rsidR="00000000" w:rsidRPr="00000000">
              <w:rPr>
                <w:sz w:val="24"/>
                <w:szCs w:val="24"/>
                <w:rtl w:val="0"/>
              </w:rPr>
              <w:t xml:space="preserve">ASEAN Restoration Efforts, ACB</w:t>
            </w:r>
          </w:p>
          <w:p w:rsidR="00000000" w:rsidDel="00000000" w:rsidP="00000000" w:rsidRDefault="00000000" w:rsidRPr="00000000" w14:paraId="00000020">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Mein Mahla Kyun Restoration Program, Myanmar</w:t>
            </w:r>
          </w:p>
        </w:tc>
      </w:tr>
      <w:tr>
        <w:trPr>
          <w:cantSplit w:val="0"/>
          <w:tblHeader w:val="0"/>
        </w:trPr>
        <w:tc>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Knowledge Capture, Storage, and Sharing Mechanisms in Protected Areas</w:t>
            </w:r>
          </w:p>
        </w:tc>
        <w:tc>
          <w:tcPr/>
          <w:p w:rsidR="00000000" w:rsidDel="00000000" w:rsidP="00000000" w:rsidRDefault="00000000" w:rsidRPr="00000000" w14:paraId="00000022">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Philippine Clearing House Mechanism and PA Information System, BMB </w:t>
            </w:r>
          </w:p>
          <w:p w:rsidR="00000000" w:rsidDel="00000000" w:rsidP="00000000" w:rsidRDefault="00000000" w:rsidRPr="00000000" w14:paraId="00000023">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Tools of the Trade - Dr. Sheila Vergara</w:t>
            </w:r>
          </w:p>
        </w:tc>
      </w:tr>
    </w:tbl>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numPr>
          <w:ilvl w:val="0"/>
          <w:numId w:val="8"/>
        </w:numPr>
        <w:ind w:left="720" w:hanging="360"/>
        <w:rPr>
          <w:sz w:val="24"/>
          <w:szCs w:val="24"/>
        </w:rPr>
      </w:pPr>
      <w:r w:rsidDel="00000000" w:rsidR="00000000" w:rsidRPr="00000000">
        <w:rPr>
          <w:sz w:val="24"/>
          <w:szCs w:val="24"/>
          <w:rtl w:val="0"/>
        </w:rPr>
        <w:t xml:space="preserve">Session Format</w:t>
      </w:r>
    </w:p>
    <w:p w:rsidR="00000000" w:rsidDel="00000000" w:rsidP="00000000" w:rsidRDefault="00000000" w:rsidRPr="00000000" w14:paraId="00000027">
      <w:pPr>
        <w:widowControl w:val="0"/>
        <w:spacing w:after="20" w:before="20" w:line="240" w:lineRule="auto"/>
        <w:ind w:right="215.80078125"/>
        <w:rPr>
          <w:sz w:val="24"/>
          <w:szCs w:val="24"/>
        </w:rPr>
      </w:pPr>
      <w:r w:rsidDel="00000000" w:rsidR="00000000" w:rsidRPr="00000000">
        <w:rPr>
          <w:sz w:val="24"/>
          <w:szCs w:val="24"/>
          <w:rtl w:val="0"/>
        </w:rPr>
        <w:t xml:space="preserve">Suggested format: 5-min pitch presentation to be followed by an interactive session </w:t>
      </w:r>
    </w:p>
    <w:p w:rsidR="00000000" w:rsidDel="00000000" w:rsidP="00000000" w:rsidRDefault="00000000" w:rsidRPr="00000000" w14:paraId="00000028">
      <w:pPr>
        <w:widowControl w:val="0"/>
        <w:spacing w:after="20" w:before="20" w:line="240" w:lineRule="auto"/>
        <w:ind w:right="215.80078125"/>
        <w:rPr>
          <w:sz w:val="24"/>
          <w:szCs w:val="24"/>
        </w:rPr>
      </w:pPr>
      <w:r w:rsidDel="00000000" w:rsidR="00000000" w:rsidRPr="00000000">
        <w:rPr>
          <w:sz w:val="24"/>
          <w:szCs w:val="24"/>
          <w:rtl w:val="0"/>
        </w:rPr>
        <w:t xml:space="preserve">(eg. talk show) </w:t>
      </w:r>
    </w:p>
    <w:p w:rsidR="00000000" w:rsidDel="00000000" w:rsidP="00000000" w:rsidRDefault="00000000" w:rsidRPr="00000000" w14:paraId="00000029">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2A">
      <w:pPr>
        <w:numPr>
          <w:ilvl w:val="0"/>
          <w:numId w:val="8"/>
        </w:numPr>
        <w:ind w:left="720" w:hanging="360"/>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02B">
      <w:pPr>
        <w:ind w:left="720" w:firstLine="0"/>
        <w:rPr>
          <w:sz w:val="24"/>
          <w:szCs w:val="24"/>
        </w:rPr>
        <w:sectPr>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8720" w:w="12240" w:orient="portrait"/>
          <w:pgMar w:bottom="1440" w:top="1440" w:left="1440" w:right="1440" w:header="720" w:footer="720"/>
          <w:pgNumType w:start="1"/>
        </w:sectPr>
      </w:pPr>
      <w:bookmarkStart w:colFirst="0" w:colLast="0" w:name="_on3q6v5gq43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ST1-BSB</w:t>
      </w:r>
      <w:r w:rsidDel="00000000" w:rsidR="00000000" w:rsidRPr="00000000">
        <w:rPr>
          <w:rtl w:val="0"/>
        </w:rPr>
      </w:r>
    </w:p>
    <w:p w:rsidR="00000000" w:rsidDel="00000000" w:rsidP="00000000" w:rsidRDefault="00000000" w:rsidRPr="00000000" w14:paraId="0000002D">
      <w:pPr>
        <w:spacing w:after="20" w:before="20" w:line="240" w:lineRule="auto"/>
        <w:jc w:val="center"/>
        <w:rPr>
          <w:b w:val="1"/>
          <w:bCs w:val="1"/>
          <w:sz w:val="24"/>
          <w:szCs w:val="24"/>
        </w:rPr>
      </w:pPr>
      <w:r w:rsidDel="00000000" w:rsidR="00000000" w:rsidRPr="00000000">
        <w:rPr>
          <w:b w:val="1"/>
          <w:bCs w:val="1"/>
          <w:sz w:val="24"/>
          <w:szCs w:val="24"/>
          <w:rtl w:val="0"/>
        </w:rPr>
        <w:t xml:space="preserve">Stream 1: ASEAN Heritage Parks as Anchor for Resilience</w:t>
      </w:r>
    </w:p>
    <w:p w:rsidR="00000000" w:rsidDel="00000000" w:rsidP="00000000" w:rsidRDefault="00000000" w:rsidRPr="00000000" w14:paraId="0000002E">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Breakout Session B: Climate Resilience and Nature-Based Solutions (NbS) </w:t>
      </w:r>
    </w:p>
    <w:p w:rsidR="00000000" w:rsidDel="00000000" w:rsidP="00000000" w:rsidRDefault="00000000" w:rsidRPr="00000000" w14:paraId="00000030">
      <w:pPr>
        <w:rPr>
          <w:sz w:val="24"/>
          <w:szCs w:val="24"/>
        </w:rPr>
      </w:pPr>
      <w:r w:rsidDel="00000000" w:rsidR="00000000" w:rsidRPr="00000000">
        <w:rPr>
          <w:sz w:val="24"/>
          <w:szCs w:val="24"/>
          <w:rtl w:val="0"/>
        </w:rPr>
        <w:t xml:space="preserve">Date: 08 September 2026</w:t>
      </w:r>
    </w:p>
    <w:p w:rsidR="00000000" w:rsidDel="00000000" w:rsidP="00000000" w:rsidRDefault="00000000" w:rsidRPr="00000000" w14:paraId="00000031">
      <w:pPr>
        <w:rPr>
          <w:sz w:val="24"/>
          <w:szCs w:val="24"/>
        </w:rPr>
      </w:pPr>
      <w:r w:rsidDel="00000000" w:rsidR="00000000" w:rsidRPr="00000000">
        <w:rPr>
          <w:sz w:val="24"/>
          <w:szCs w:val="24"/>
          <w:rtl w:val="0"/>
        </w:rPr>
        <w:t xml:space="preserve">Time:</w:t>
      </w:r>
    </w:p>
    <w:p w:rsidR="00000000" w:rsidDel="00000000" w:rsidP="00000000" w:rsidRDefault="00000000" w:rsidRPr="00000000" w14:paraId="00000032">
      <w:pPr>
        <w:rPr>
          <w:sz w:val="24"/>
          <w:szCs w:val="24"/>
        </w:rPr>
      </w:pPr>
      <w:r w:rsidDel="00000000" w:rsidR="00000000" w:rsidRPr="00000000">
        <w:rPr>
          <w:sz w:val="24"/>
          <w:szCs w:val="24"/>
          <w:rtl w:val="0"/>
        </w:rPr>
        <w:t xml:space="preserve">Venue: Seda North, Quezon City</w:t>
      </w:r>
    </w:p>
    <w:p w:rsidR="00000000" w:rsidDel="00000000" w:rsidP="00000000" w:rsidRDefault="00000000" w:rsidRPr="00000000" w14:paraId="00000033">
      <w:pPr>
        <w:rPr>
          <w:color w:val="ff0000"/>
          <w:sz w:val="24"/>
          <w:szCs w:val="24"/>
        </w:rPr>
      </w:pPr>
      <w:r w:rsidDel="00000000" w:rsidR="00000000" w:rsidRPr="00000000">
        <w:rPr>
          <w:sz w:val="24"/>
          <w:szCs w:val="24"/>
          <w:rtl w:val="0"/>
        </w:rPr>
        <w:t xml:space="preserve">Chair:</w:t>
      </w:r>
      <w:r w:rsidDel="00000000" w:rsidR="00000000" w:rsidRPr="00000000">
        <w:rPr>
          <w:color w:val="ff0000"/>
          <w:sz w:val="24"/>
          <w:szCs w:val="24"/>
          <w:rtl w:val="0"/>
        </w:rPr>
        <w:t xml:space="preserve"> RED Laudemir S. Salac / </w:t>
      </w:r>
    </w:p>
    <w:p w:rsidR="00000000" w:rsidDel="00000000" w:rsidP="00000000" w:rsidRDefault="00000000" w:rsidRPr="00000000" w14:paraId="00000034">
      <w:pPr>
        <w:rPr>
          <w:sz w:val="24"/>
          <w:szCs w:val="24"/>
        </w:rPr>
      </w:pPr>
      <w:r w:rsidDel="00000000" w:rsidR="00000000" w:rsidRPr="00000000">
        <w:rPr>
          <w:sz w:val="24"/>
          <w:szCs w:val="24"/>
          <w:rtl w:val="0"/>
        </w:rPr>
        <w:t xml:space="preserve">Co-Organizer: NbS Support Network</w:t>
      </w:r>
    </w:p>
    <w:p w:rsidR="00000000" w:rsidDel="00000000" w:rsidP="00000000" w:rsidRDefault="00000000" w:rsidRPr="00000000" w14:paraId="00000035">
      <w:pPr>
        <w:rPr>
          <w:sz w:val="24"/>
          <w:szCs w:val="24"/>
        </w:rPr>
      </w:pPr>
      <w:r w:rsidDel="00000000" w:rsidR="00000000" w:rsidRPr="00000000">
        <w:rPr>
          <w:sz w:val="24"/>
          <w:szCs w:val="24"/>
          <w:rtl w:val="0"/>
        </w:rPr>
        <w:t xml:space="preserve">Documenter: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numPr>
          <w:ilvl w:val="0"/>
          <w:numId w:val="8"/>
        </w:numPr>
        <w:ind w:left="720" w:hanging="360"/>
        <w:rPr>
          <w:sz w:val="24"/>
          <w:szCs w:val="24"/>
        </w:rPr>
      </w:pPr>
      <w:r w:rsidDel="00000000" w:rsidR="00000000" w:rsidRPr="00000000">
        <w:rPr>
          <w:sz w:val="24"/>
          <w:szCs w:val="24"/>
          <w:rtl w:val="0"/>
        </w:rPr>
        <w:t xml:space="preserve">Background</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8"/>
        </w:numPr>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8"/>
        </w:numPr>
        <w:ind w:left="720" w:hanging="360"/>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8"/>
        </w:numPr>
        <w:ind w:left="720" w:hanging="360"/>
        <w:rPr>
          <w:sz w:val="24"/>
          <w:szCs w:val="24"/>
        </w:rPr>
      </w:pPr>
      <w:r w:rsidDel="00000000" w:rsidR="00000000" w:rsidRPr="00000000">
        <w:rPr>
          <w:sz w:val="24"/>
          <w:szCs w:val="24"/>
          <w:rtl w:val="0"/>
        </w:rPr>
        <w:t xml:space="preserve">Topics</w:t>
      </w:r>
    </w:p>
    <w:p w:rsidR="00000000" w:rsidDel="00000000" w:rsidP="00000000" w:rsidRDefault="00000000" w:rsidRPr="00000000" w14:paraId="0000003E">
      <w:pPr>
        <w:ind w:left="720" w:firstLine="0"/>
        <w:rPr>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280"/>
        <w:tblGridChange w:id="0">
          <w:tblGrid>
            <w:gridCol w:w="3360"/>
            <w:gridCol w:w="5280"/>
          </w:tblGrid>
        </w:tblGridChange>
      </w:tblGrid>
      <w:tr>
        <w:trPr>
          <w:cantSplit w:val="0"/>
          <w:tblHeader w:val="0"/>
        </w:trPr>
        <w:tc>
          <w:tcPr>
            <w:shd w:fill="6aa84f" w:val="clear"/>
          </w:tcPr>
          <w:p w:rsidR="00000000" w:rsidDel="00000000" w:rsidP="00000000" w:rsidRDefault="00000000" w:rsidRPr="00000000" w14:paraId="0000003F">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040">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Biodiversity and Climate Nexus</w:t>
            </w:r>
          </w:p>
          <w:p w:rsidR="00000000" w:rsidDel="00000000" w:rsidP="00000000" w:rsidRDefault="00000000" w:rsidRPr="00000000" w14:paraId="00000042">
            <w:pPr>
              <w:rPr>
                <w:b w:val="1"/>
                <w:bCs w:val="1"/>
                <w:sz w:val="24"/>
                <w:szCs w:val="24"/>
              </w:rPr>
            </w:pPr>
            <w:r w:rsidDel="00000000" w:rsidR="00000000" w:rsidRPr="00000000">
              <w:rPr>
                <w:rtl w:val="0"/>
              </w:rPr>
            </w:r>
          </w:p>
        </w:tc>
        <w:tc>
          <w:tcPr/>
          <w:p w:rsidR="00000000" w:rsidDel="00000000" w:rsidP="00000000" w:rsidRDefault="00000000" w:rsidRPr="00000000" w14:paraId="00000043">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Philippine NbS Catalogue, CCS/NbS Support Net</w:t>
            </w:r>
          </w:p>
          <w:p w:rsidR="00000000" w:rsidDel="00000000" w:rsidP="00000000" w:rsidRDefault="00000000" w:rsidRPr="00000000" w14:paraId="00000044">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ASEAN UK, British Embassy</w:t>
            </w:r>
          </w:p>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46">
            <w:pPr>
              <w:widowControl w:val="0"/>
              <w:spacing w:after="20" w:before="20" w:line="240" w:lineRule="auto"/>
              <w:rPr>
                <w:b w:val="1"/>
                <w:bCs w:val="1"/>
                <w:sz w:val="24"/>
                <w:szCs w:val="24"/>
              </w:rPr>
            </w:pPr>
            <w:r w:rsidDel="00000000" w:rsidR="00000000" w:rsidRPr="00000000">
              <w:rPr>
                <w:b w:val="1"/>
                <w:bCs w:val="1"/>
                <w:sz w:val="24"/>
                <w:szCs w:val="24"/>
                <w:highlight w:val="white"/>
                <w:rtl w:val="0"/>
              </w:rPr>
              <w:t xml:space="preserve">NbS for Climate Adaptation and Mitigation </w:t>
            </w:r>
            <w:r w:rsidDel="00000000" w:rsidR="00000000" w:rsidRPr="00000000">
              <w:rPr>
                <w:rtl w:val="0"/>
              </w:rPr>
            </w:r>
          </w:p>
        </w:tc>
        <w:tc>
          <w:tcPr/>
          <w:p w:rsidR="00000000" w:rsidDel="00000000" w:rsidP="00000000" w:rsidRDefault="00000000" w:rsidRPr="00000000" w14:paraId="00000047">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EnCORE implementation in Agusan Marsh Wildlife Sanctuary, Philippines</w:t>
            </w:r>
          </w:p>
          <w:p w:rsidR="00000000" w:rsidDel="00000000" w:rsidP="00000000" w:rsidRDefault="00000000" w:rsidRPr="00000000" w14:paraId="00000048">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NbS Platform, Technical Assistance Facility to the Green Team Europe Initiative (TAF-GTEI)</w:t>
            </w:r>
          </w:p>
          <w:p w:rsidR="00000000" w:rsidDel="00000000" w:rsidP="00000000" w:rsidRDefault="00000000" w:rsidRPr="00000000" w14:paraId="00000049">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Blue Carbon Ecosystems, Partnerships in Environmental Management for the Seas of East Asia (PEMSEA)</w:t>
            </w:r>
          </w:p>
          <w:p w:rsidR="00000000" w:rsidDel="00000000" w:rsidP="00000000" w:rsidRDefault="00000000" w:rsidRPr="00000000" w14:paraId="0000004A">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Rehabilitation and Restoration in Puerto Princesa Subterranean River National Park, Philippines</w:t>
            </w:r>
          </w:p>
          <w:p w:rsidR="00000000" w:rsidDel="00000000" w:rsidP="00000000" w:rsidRDefault="00000000" w:rsidRPr="00000000" w14:paraId="0000004B">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Prek Toal Bird Sanctuary, Cambodia</w:t>
            </w:r>
          </w:p>
        </w:tc>
      </w:tr>
    </w:tbl>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numPr>
          <w:ilvl w:val="0"/>
          <w:numId w:val="8"/>
        </w:numPr>
        <w:ind w:left="720" w:hanging="360"/>
        <w:rPr>
          <w:sz w:val="24"/>
          <w:szCs w:val="24"/>
        </w:rPr>
      </w:pPr>
      <w:r w:rsidDel="00000000" w:rsidR="00000000" w:rsidRPr="00000000">
        <w:rPr>
          <w:sz w:val="24"/>
          <w:szCs w:val="24"/>
          <w:rtl w:val="0"/>
        </w:rPr>
        <w:t xml:space="preserve">Session Format</w:t>
      </w:r>
    </w:p>
    <w:p w:rsidR="00000000" w:rsidDel="00000000" w:rsidP="00000000" w:rsidRDefault="00000000" w:rsidRPr="00000000" w14:paraId="0000004F">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50">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51">
      <w:pPr>
        <w:numPr>
          <w:ilvl w:val="0"/>
          <w:numId w:val="8"/>
        </w:numPr>
        <w:ind w:left="720" w:hanging="360"/>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052">
      <w:pPr>
        <w:ind w:left="720" w:firstLine="0"/>
        <w:rPr>
          <w:sz w:val="24"/>
          <w:szCs w:val="24"/>
        </w:rPr>
        <w:sectPr>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8720" w:w="12240" w:orient="portrait"/>
          <w:pgMar w:bottom="1440" w:top="1440" w:left="1440" w:right="1440" w:header="720" w:footer="720"/>
          <w:pgNumType w:start="1"/>
        </w:sectPr>
      </w:pPr>
      <w:bookmarkStart w:colFirst="0" w:colLast="0" w:name="_wb6bbel0gh9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ST1-BSC</w:t>
      </w:r>
      <w:r w:rsidDel="00000000" w:rsidR="00000000" w:rsidRPr="00000000">
        <w:rPr>
          <w:rtl w:val="0"/>
        </w:rPr>
      </w:r>
    </w:p>
    <w:p w:rsidR="00000000" w:rsidDel="00000000" w:rsidP="00000000" w:rsidRDefault="00000000" w:rsidRPr="00000000" w14:paraId="00000054">
      <w:pPr>
        <w:spacing w:after="20" w:before="20" w:line="240" w:lineRule="auto"/>
        <w:jc w:val="center"/>
        <w:rPr>
          <w:b w:val="1"/>
          <w:bCs w:val="1"/>
          <w:sz w:val="24"/>
          <w:szCs w:val="24"/>
        </w:rPr>
      </w:pPr>
      <w:r w:rsidDel="00000000" w:rsidR="00000000" w:rsidRPr="00000000">
        <w:rPr>
          <w:b w:val="1"/>
          <w:bCs w:val="1"/>
          <w:sz w:val="24"/>
          <w:szCs w:val="24"/>
          <w:rtl w:val="0"/>
        </w:rPr>
        <w:t xml:space="preserve">Stream 1: ASEAN Heritage Parks as Anchor for Resilience</w:t>
      </w:r>
    </w:p>
    <w:p w:rsidR="00000000" w:rsidDel="00000000" w:rsidP="00000000" w:rsidRDefault="00000000" w:rsidRPr="00000000" w14:paraId="00000055">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Breakout Session C: Ecological Connectivity</w:t>
      </w:r>
    </w:p>
    <w:p w:rsidR="00000000" w:rsidDel="00000000" w:rsidP="00000000" w:rsidRDefault="00000000" w:rsidRPr="00000000" w14:paraId="00000057">
      <w:pPr>
        <w:rPr>
          <w:sz w:val="24"/>
          <w:szCs w:val="24"/>
        </w:rPr>
      </w:pPr>
      <w:r w:rsidDel="00000000" w:rsidR="00000000" w:rsidRPr="00000000">
        <w:rPr>
          <w:sz w:val="24"/>
          <w:szCs w:val="24"/>
          <w:rtl w:val="0"/>
        </w:rPr>
        <w:t xml:space="preserve">Date: 08 September 2026</w:t>
      </w:r>
    </w:p>
    <w:p w:rsidR="00000000" w:rsidDel="00000000" w:rsidP="00000000" w:rsidRDefault="00000000" w:rsidRPr="00000000" w14:paraId="00000058">
      <w:pPr>
        <w:rPr>
          <w:sz w:val="24"/>
          <w:szCs w:val="24"/>
        </w:rPr>
      </w:pPr>
      <w:r w:rsidDel="00000000" w:rsidR="00000000" w:rsidRPr="00000000">
        <w:rPr>
          <w:sz w:val="24"/>
          <w:szCs w:val="24"/>
          <w:rtl w:val="0"/>
        </w:rPr>
        <w:t xml:space="preserve">Time: 1:30-5:00 PM</w:t>
      </w:r>
    </w:p>
    <w:p w:rsidR="00000000" w:rsidDel="00000000" w:rsidP="00000000" w:rsidRDefault="00000000" w:rsidRPr="00000000" w14:paraId="00000059">
      <w:pPr>
        <w:rPr>
          <w:sz w:val="24"/>
          <w:szCs w:val="24"/>
        </w:rPr>
      </w:pPr>
      <w:r w:rsidDel="00000000" w:rsidR="00000000" w:rsidRPr="00000000">
        <w:rPr>
          <w:sz w:val="24"/>
          <w:szCs w:val="24"/>
          <w:rtl w:val="0"/>
        </w:rPr>
        <w:t xml:space="preserve">Venue: Vertis Seda North, Quezon City</w:t>
      </w:r>
    </w:p>
    <w:p w:rsidR="00000000" w:rsidDel="00000000" w:rsidP="00000000" w:rsidRDefault="00000000" w:rsidRPr="00000000" w14:paraId="0000005A">
      <w:pPr>
        <w:rPr>
          <w:sz w:val="24"/>
          <w:szCs w:val="24"/>
        </w:rPr>
      </w:pPr>
      <w:r w:rsidDel="00000000" w:rsidR="00000000" w:rsidRPr="00000000">
        <w:rPr>
          <w:sz w:val="24"/>
          <w:szCs w:val="24"/>
          <w:rtl w:val="0"/>
        </w:rPr>
        <w:t xml:space="preserve">Chair: RED Felix Mirasol</w:t>
      </w:r>
    </w:p>
    <w:p w:rsidR="00000000" w:rsidDel="00000000" w:rsidP="00000000" w:rsidRDefault="00000000" w:rsidRPr="00000000" w14:paraId="0000005B">
      <w:pPr>
        <w:rPr>
          <w:sz w:val="24"/>
          <w:szCs w:val="24"/>
        </w:rPr>
      </w:pPr>
      <w:r w:rsidDel="00000000" w:rsidR="00000000" w:rsidRPr="00000000">
        <w:rPr>
          <w:sz w:val="24"/>
          <w:szCs w:val="24"/>
          <w:rtl w:val="0"/>
        </w:rPr>
        <w:t xml:space="preserve">Co-Chair:</w:t>
      </w:r>
    </w:p>
    <w:p w:rsidR="00000000" w:rsidDel="00000000" w:rsidP="00000000" w:rsidRDefault="00000000" w:rsidRPr="00000000" w14:paraId="0000005C">
      <w:pPr>
        <w:rPr>
          <w:sz w:val="24"/>
          <w:szCs w:val="24"/>
        </w:rPr>
      </w:pPr>
      <w:r w:rsidDel="00000000" w:rsidR="00000000" w:rsidRPr="00000000">
        <w:rPr>
          <w:sz w:val="24"/>
          <w:szCs w:val="24"/>
          <w:rtl w:val="0"/>
        </w:rPr>
        <w:t xml:space="preserve">Co-Organizer: DENR-UNDP/GEF Biodiversity Corridor Project</w:t>
      </w:r>
    </w:p>
    <w:p w:rsidR="00000000" w:rsidDel="00000000" w:rsidP="00000000" w:rsidRDefault="00000000" w:rsidRPr="00000000" w14:paraId="0000005D">
      <w:pPr>
        <w:rPr>
          <w:color w:val="0000ff"/>
          <w:sz w:val="24"/>
          <w:szCs w:val="24"/>
        </w:rPr>
      </w:pPr>
      <w:r w:rsidDel="00000000" w:rsidR="00000000" w:rsidRPr="00000000">
        <w:rPr>
          <w:sz w:val="24"/>
          <w:szCs w:val="24"/>
          <w:rtl w:val="0"/>
        </w:rPr>
        <w:t xml:space="preserve">Documenter: Roma Vidallo (BD Corridor Project),</w:t>
      </w:r>
      <w:r w:rsidDel="00000000" w:rsidR="00000000" w:rsidRPr="00000000">
        <w:rPr>
          <w:color w:val="ff0000"/>
          <w:sz w:val="24"/>
          <w:szCs w:val="24"/>
          <w:rtl w:val="0"/>
        </w:rPr>
        <w:t xml:space="preserve"> </w:t>
      </w:r>
      <w:r w:rsidDel="00000000" w:rsidR="00000000" w:rsidRPr="00000000">
        <w:rPr>
          <w:color w:val="0000ff"/>
          <w:sz w:val="24"/>
          <w:szCs w:val="24"/>
          <w:rtl w:val="0"/>
        </w:rPr>
        <w:t xml:space="preserve">TBD (DENR-BMB NPD)</w:t>
      </w:r>
    </w:p>
    <w:p w:rsidR="00000000" w:rsidDel="00000000" w:rsidP="00000000" w:rsidRDefault="00000000" w:rsidRPr="00000000" w14:paraId="0000005E">
      <w:pPr>
        <w:rPr>
          <w:color w:val="0000ff"/>
          <w:sz w:val="24"/>
          <w:szCs w:val="24"/>
        </w:rPr>
      </w:pPr>
      <w:r w:rsidDel="00000000" w:rsidR="00000000" w:rsidRPr="00000000">
        <w:rPr>
          <w:sz w:val="24"/>
          <w:szCs w:val="24"/>
          <w:rtl w:val="0"/>
        </w:rPr>
        <w:t xml:space="preserve">Facilitator:</w:t>
      </w:r>
      <w:r w:rsidDel="00000000" w:rsidR="00000000" w:rsidRPr="00000000">
        <w:rPr>
          <w:color w:val="ff0000"/>
          <w:sz w:val="24"/>
          <w:szCs w:val="24"/>
          <w:rtl w:val="0"/>
        </w:rPr>
        <w:t xml:space="preserve"> </w:t>
      </w:r>
      <w:r w:rsidDel="00000000" w:rsidR="00000000" w:rsidRPr="00000000">
        <w:rPr>
          <w:color w:val="0000ff"/>
          <w:sz w:val="24"/>
          <w:szCs w:val="24"/>
          <w:rtl w:val="0"/>
        </w:rPr>
        <w:t xml:space="preserve">TBD</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1"/>
        <w:numPr>
          <w:ilvl w:val="0"/>
          <w:numId w:val="8"/>
        </w:numPr>
        <w:spacing w:after="0" w:before="0" w:lineRule="auto"/>
        <w:ind w:left="720" w:hanging="360"/>
        <w:rPr>
          <w:sz w:val="24"/>
          <w:szCs w:val="24"/>
        </w:rPr>
      </w:pPr>
      <w:bookmarkStart w:colFirst="0" w:colLast="0" w:name="_evu6kwf5ppie" w:id="3"/>
      <w:bookmarkEnd w:id="3"/>
      <w:r w:rsidDel="00000000" w:rsidR="00000000" w:rsidRPr="00000000">
        <w:rPr>
          <w:sz w:val="24"/>
          <w:szCs w:val="24"/>
          <w:rtl w:val="0"/>
        </w:rPr>
        <w:t xml:space="preserve">Background</w:t>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jc w:val="both"/>
        <w:rPr>
          <w:sz w:val="24"/>
          <w:szCs w:val="24"/>
        </w:rPr>
      </w:pPr>
      <w:r w:rsidDel="00000000" w:rsidR="00000000" w:rsidRPr="00000000">
        <w:rPr>
          <w:sz w:val="24"/>
          <w:szCs w:val="24"/>
          <w:rtl w:val="0"/>
        </w:rPr>
        <w:t xml:space="preserve">As the lead ASEAN Member State on Protected Areas (PAs) for the ASEAN Working Group on Nature Conservation and Biodiversity, the Philippines is set to host the ASEAN Heritage Parks (AHP) Forum, aligning the crucial regional biodiversity agenda with the broader ASEAN 2026 Chairship theme, “Navigating Our Future, Together”. The AHP Programme is ASEAN's flagship initiative for biodiversity conservation, highlighting outstanding protected areas and promoting cooperation in their management. In partnership with the ASEAN Centre for Biodiversity (ACB), the AHP Secretariat (the Department of Environment and Natural Resources - Biodiversity Management (DENR-BMB) serving as focal lead), the Philippines will organise the AHP Forum to discuss alignment of regional conservation strategies, exchange best practices, and integrate AHP into the overarching goals of the Philippine Chairship. </w:t>
      </w:r>
    </w:p>
    <w:p w:rsidR="00000000" w:rsidDel="00000000" w:rsidP="00000000" w:rsidRDefault="00000000" w:rsidRPr="00000000" w14:paraId="00000063">
      <w:pPr>
        <w:ind w:left="720" w:firstLine="0"/>
        <w:jc w:val="both"/>
        <w:rPr>
          <w:sz w:val="24"/>
          <w:szCs w:val="24"/>
        </w:rPr>
      </w:pPr>
      <w:r w:rsidDel="00000000" w:rsidR="00000000" w:rsidRPr="00000000">
        <w:rPr>
          <w:rtl w:val="0"/>
        </w:rPr>
      </w:r>
    </w:p>
    <w:p w:rsidR="00000000" w:rsidDel="00000000" w:rsidP="00000000" w:rsidRDefault="00000000" w:rsidRPr="00000000" w14:paraId="00000064">
      <w:pPr>
        <w:ind w:left="720" w:firstLine="0"/>
        <w:jc w:val="both"/>
        <w:rPr>
          <w:sz w:val="24"/>
          <w:szCs w:val="24"/>
        </w:rPr>
      </w:pPr>
      <w:r w:rsidDel="00000000" w:rsidR="00000000" w:rsidRPr="00000000">
        <w:rPr>
          <w:sz w:val="24"/>
          <w:szCs w:val="24"/>
          <w:rtl w:val="0"/>
        </w:rPr>
        <w:t xml:space="preserve">The AHP Forum aims to showcase and facilitate the exchange of best practices and innovative approaches in ASEAN Heritage Parks management. Part of its specific objectives includes highlighting the critical role of biodiversity corridors and transboundary conservation initiatives in maintaining ecological connectivity, ensuring resilient landscapes that support both wildlife and human food systems across borders. With the AHP Forum Theme of “Navigating our Future, Together: Harnessing ASEAN Heritage Parks for Resilience, Prosperity, and People Empowerment”, under Stream 1: AHP as an Anchor for Resilience, the topic on </w:t>
      </w:r>
      <w:r w:rsidDel="00000000" w:rsidR="00000000" w:rsidRPr="00000000">
        <w:rPr>
          <w:b w:val="1"/>
          <w:bCs w:val="1"/>
          <w:sz w:val="24"/>
          <w:szCs w:val="24"/>
          <w:rtl w:val="0"/>
        </w:rPr>
        <w:t xml:space="preserve">Ecological Connectivity</w:t>
      </w:r>
      <w:r w:rsidDel="00000000" w:rsidR="00000000" w:rsidRPr="00000000">
        <w:rPr>
          <w:sz w:val="24"/>
          <w:szCs w:val="24"/>
          <w:rtl w:val="0"/>
        </w:rPr>
        <w:t xml:space="preserve"> is proposed as a breakout session</w:t>
      </w:r>
      <w:r w:rsidDel="00000000" w:rsidR="00000000" w:rsidRPr="00000000">
        <w:rPr>
          <w:b w:val="1"/>
          <w:bCs w:val="1"/>
          <w:sz w:val="24"/>
          <w:szCs w:val="24"/>
          <w:rtl w:val="0"/>
        </w:rPr>
        <w:t xml:space="preserve"> (Breakout Session C)</w:t>
      </w:r>
      <w:r w:rsidDel="00000000" w:rsidR="00000000" w:rsidRPr="00000000">
        <w:rPr>
          <w:sz w:val="24"/>
          <w:szCs w:val="24"/>
          <w:rtl w:val="0"/>
        </w:rPr>
        <w:t xml:space="preserve"> to highlight the essential role of biodiversity corridors and transboundary conservation initiatives in maintaining ecological connectivity, ensuring resilient landscapes can support wildlife movement, enhance ecosystem services, and sustain livelihoods across ecosystems and borders in the different ASEAN countries.</w:t>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pStyle w:val="Heading1"/>
        <w:numPr>
          <w:ilvl w:val="0"/>
          <w:numId w:val="8"/>
        </w:numPr>
        <w:spacing w:after="0" w:before="0" w:lineRule="auto"/>
        <w:ind w:left="720" w:hanging="360"/>
        <w:rPr>
          <w:sz w:val="24"/>
          <w:szCs w:val="24"/>
        </w:rPr>
      </w:pPr>
      <w:bookmarkStart w:colFirst="0" w:colLast="0" w:name="_7wca096oap5t" w:id="4"/>
      <w:bookmarkEnd w:id="4"/>
      <w:r w:rsidDel="00000000" w:rsidR="00000000" w:rsidRPr="00000000">
        <w:rPr>
          <w:sz w:val="24"/>
          <w:szCs w:val="24"/>
          <w:rtl w:val="0"/>
        </w:rPr>
        <w:t xml:space="preserve">Objectives</w:t>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numPr>
          <w:ilvl w:val="0"/>
          <w:numId w:val="26"/>
        </w:numPr>
        <w:ind w:left="1440" w:hanging="360"/>
        <w:rPr>
          <w:sz w:val="24"/>
          <w:szCs w:val="24"/>
        </w:rPr>
      </w:pPr>
      <w:r w:rsidDel="00000000" w:rsidR="00000000" w:rsidRPr="00000000">
        <w:rPr>
          <w:sz w:val="24"/>
          <w:szCs w:val="24"/>
          <w:rtl w:val="0"/>
        </w:rPr>
        <w:t xml:space="preserve">Share and discuss experiences, lessons learned, good practices, innovations, failures and success stories on Integrated Ecosystems Management (IEM) of biodiversity corridors or connectivity conservation in ASEAN through efforts on species conservation, ecosystem restoration, stakeholder engagement, and livelihood;</w:t>
      </w:r>
    </w:p>
    <w:p w:rsidR="00000000" w:rsidDel="00000000" w:rsidP="00000000" w:rsidRDefault="00000000" w:rsidRPr="00000000" w14:paraId="00000069">
      <w:pPr>
        <w:numPr>
          <w:ilvl w:val="0"/>
          <w:numId w:val="26"/>
        </w:numPr>
        <w:ind w:left="1440" w:hanging="360"/>
        <w:rPr>
          <w:sz w:val="24"/>
          <w:szCs w:val="24"/>
        </w:rPr>
      </w:pPr>
      <w:r w:rsidDel="00000000" w:rsidR="00000000" w:rsidRPr="00000000">
        <w:rPr>
          <w:sz w:val="24"/>
          <w:szCs w:val="24"/>
          <w:rtl w:val="0"/>
        </w:rPr>
        <w:t xml:space="preserve">Foster collaboration between different sectors working on integrated ecosystems management and connectivity conservation; and</w:t>
      </w:r>
    </w:p>
    <w:p w:rsidR="00000000" w:rsidDel="00000000" w:rsidP="00000000" w:rsidRDefault="00000000" w:rsidRPr="00000000" w14:paraId="0000006A">
      <w:pPr>
        <w:numPr>
          <w:ilvl w:val="0"/>
          <w:numId w:val="26"/>
        </w:numPr>
        <w:ind w:left="1440" w:hanging="360"/>
        <w:rPr>
          <w:sz w:val="24"/>
          <w:szCs w:val="24"/>
        </w:rPr>
      </w:pPr>
      <w:r w:rsidDel="00000000" w:rsidR="00000000" w:rsidRPr="00000000">
        <w:rPr>
          <w:sz w:val="24"/>
          <w:szCs w:val="24"/>
          <w:rtl w:val="0"/>
        </w:rPr>
        <w:t xml:space="preserve">Promote awareness and increase visibility on Corridor Projects across ASEAN</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pStyle w:val="Heading1"/>
        <w:numPr>
          <w:ilvl w:val="0"/>
          <w:numId w:val="8"/>
        </w:numPr>
        <w:spacing w:after="0" w:before="0" w:lineRule="auto"/>
        <w:ind w:left="720" w:hanging="360"/>
        <w:rPr>
          <w:sz w:val="24"/>
          <w:szCs w:val="24"/>
        </w:rPr>
      </w:pPr>
      <w:bookmarkStart w:colFirst="0" w:colLast="0" w:name="_xpbdg5ccqux2" w:id="5"/>
      <w:bookmarkEnd w:id="5"/>
      <w:r w:rsidDel="00000000" w:rsidR="00000000" w:rsidRPr="00000000">
        <w:rPr>
          <w:sz w:val="24"/>
          <w:szCs w:val="24"/>
          <w:rtl w:val="0"/>
        </w:rPr>
        <w:t xml:space="preserve">Expected Outputs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numPr>
          <w:ilvl w:val="0"/>
          <w:numId w:val="45"/>
        </w:numPr>
        <w:ind w:left="1440" w:hanging="360"/>
        <w:rPr>
          <w:sz w:val="24"/>
          <w:szCs w:val="24"/>
        </w:rPr>
      </w:pPr>
      <w:r w:rsidDel="00000000" w:rsidR="00000000" w:rsidRPr="00000000">
        <w:rPr>
          <w:sz w:val="24"/>
          <w:szCs w:val="24"/>
          <w:rtl w:val="0"/>
        </w:rPr>
        <w:t xml:space="preserve">Increased understanding and appreciation of IEM of biodiversity corridors or connectivity conservation in ASEAN countries </w:t>
      </w:r>
    </w:p>
    <w:p w:rsidR="00000000" w:rsidDel="00000000" w:rsidP="00000000" w:rsidRDefault="00000000" w:rsidRPr="00000000" w14:paraId="0000006F">
      <w:pPr>
        <w:numPr>
          <w:ilvl w:val="0"/>
          <w:numId w:val="45"/>
        </w:numPr>
        <w:ind w:left="1440" w:hanging="360"/>
        <w:rPr>
          <w:sz w:val="24"/>
          <w:szCs w:val="24"/>
        </w:rPr>
      </w:pPr>
      <w:r w:rsidDel="00000000" w:rsidR="00000000" w:rsidRPr="00000000">
        <w:rPr>
          <w:sz w:val="24"/>
          <w:szCs w:val="24"/>
          <w:rtl w:val="0"/>
        </w:rPr>
        <w:t xml:space="preserve">Strengthened collaboration between different sectors working on IEM and connectivity conservation</w:t>
      </w:r>
    </w:p>
    <w:p w:rsidR="00000000" w:rsidDel="00000000" w:rsidP="00000000" w:rsidRDefault="00000000" w:rsidRPr="00000000" w14:paraId="00000070">
      <w:pPr>
        <w:numPr>
          <w:ilvl w:val="0"/>
          <w:numId w:val="45"/>
        </w:numPr>
        <w:ind w:left="1440" w:hanging="360"/>
        <w:rPr>
          <w:sz w:val="24"/>
          <w:szCs w:val="24"/>
        </w:rPr>
      </w:pPr>
      <w:r w:rsidDel="00000000" w:rsidR="00000000" w:rsidRPr="00000000">
        <w:rPr>
          <w:sz w:val="24"/>
          <w:szCs w:val="24"/>
          <w:rtl w:val="0"/>
        </w:rPr>
        <w:t xml:space="preserve">Increased awareness and visibility on Corridor Projects across ASEAN </w:t>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pStyle w:val="Heading1"/>
        <w:numPr>
          <w:ilvl w:val="0"/>
          <w:numId w:val="8"/>
        </w:numPr>
        <w:spacing w:after="0" w:before="0" w:lineRule="auto"/>
        <w:ind w:left="720" w:hanging="360"/>
        <w:rPr>
          <w:sz w:val="24"/>
          <w:szCs w:val="24"/>
        </w:rPr>
      </w:pPr>
      <w:bookmarkStart w:colFirst="0" w:colLast="0" w:name="_mso83uv32niz" w:id="6"/>
      <w:bookmarkEnd w:id="6"/>
      <w:r w:rsidDel="00000000" w:rsidR="00000000" w:rsidRPr="00000000">
        <w:rPr>
          <w:sz w:val="24"/>
          <w:szCs w:val="24"/>
          <w:rtl w:val="0"/>
        </w:rPr>
        <w:t xml:space="preserve">Topics</w:t>
      </w:r>
    </w:p>
    <w:p w:rsidR="00000000" w:rsidDel="00000000" w:rsidP="00000000" w:rsidRDefault="00000000" w:rsidRPr="00000000" w14:paraId="00000073">
      <w:pPr>
        <w:ind w:left="720" w:firstLine="0"/>
        <w:rPr>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gridCol w:w="3105"/>
        <w:tblGridChange w:id="0">
          <w:tblGrid>
            <w:gridCol w:w="5535"/>
            <w:gridCol w:w="3105"/>
          </w:tblGrid>
        </w:tblGridChange>
      </w:tblGrid>
      <w:tr>
        <w:trPr>
          <w:cantSplit w:val="0"/>
          <w:trHeight w:val="440" w:hRule="atLeast"/>
          <w:tblHeader w:val="0"/>
        </w:trPr>
        <w:tc>
          <w:tcPr>
            <w:gridSpan w:val="2"/>
            <w:shd w:fill="6aa84f" w:val="clear"/>
          </w:tcPr>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b w:val="1"/>
                <w:bCs w:val="1"/>
                <w:sz w:val="24"/>
                <w:szCs w:val="24"/>
                <w:rtl w:val="0"/>
              </w:rPr>
              <w:t xml:space="preserve">Topics and Resource Person</w:t>
            </w:r>
          </w:p>
        </w:tc>
      </w:tr>
      <w:tr>
        <w:trPr>
          <w:cantSplit w:val="0"/>
          <w:tblHeader w:val="0"/>
        </w:trPr>
        <w:tc>
          <w:tcPr/>
          <w:p w:rsidR="00000000" w:rsidDel="00000000" w:rsidP="00000000" w:rsidRDefault="00000000" w:rsidRPr="00000000" w14:paraId="00000076">
            <w:pPr>
              <w:widowControl w:val="0"/>
              <w:spacing w:line="240" w:lineRule="auto"/>
              <w:rPr>
                <w:sz w:val="24"/>
                <w:szCs w:val="24"/>
              </w:rPr>
            </w:pPr>
            <w:r w:rsidDel="00000000" w:rsidR="00000000" w:rsidRPr="00000000">
              <w:rPr>
                <w:i w:val="1"/>
                <w:iCs w:val="1"/>
                <w:sz w:val="24"/>
                <w:szCs w:val="24"/>
                <w:rtl w:val="0"/>
              </w:rPr>
              <w:t xml:space="preserve">Shared Landscapes, Benefits, Responsibility and Future: The Case of the Eastern Mindanao Biodiversity Corridor, Philippines</w:t>
            </w:r>
            <w:r w:rsidDel="00000000" w:rsidR="00000000" w:rsidRPr="00000000">
              <w:rPr>
                <w:rtl w:val="0"/>
              </w:rPr>
            </w:r>
          </w:p>
        </w:tc>
        <w:tc>
          <w:tcPr/>
          <w:p w:rsidR="00000000" w:rsidDel="00000000" w:rsidP="00000000" w:rsidRDefault="00000000" w:rsidRPr="00000000" w14:paraId="00000077">
            <w:pPr>
              <w:widowControl w:val="0"/>
              <w:spacing w:after="20" w:before="20" w:line="240" w:lineRule="auto"/>
              <w:rPr>
                <w:sz w:val="24"/>
                <w:szCs w:val="24"/>
              </w:rPr>
            </w:pPr>
            <w:r w:rsidDel="00000000" w:rsidR="00000000" w:rsidRPr="00000000">
              <w:rPr>
                <w:color w:val="0000ff"/>
                <w:sz w:val="24"/>
                <w:szCs w:val="24"/>
                <w:rtl w:val="0"/>
              </w:rPr>
              <w:t xml:space="preserve">TBD</w:t>
            </w:r>
            <w:r w:rsidDel="00000000" w:rsidR="00000000" w:rsidRPr="00000000">
              <w:rPr>
                <w:sz w:val="24"/>
                <w:szCs w:val="24"/>
                <w:rtl w:val="0"/>
              </w:rPr>
              <w:t xml:space="preserve">, BDCorr Project</w:t>
            </w:r>
          </w:p>
        </w:tc>
      </w:tr>
      <w:tr>
        <w:trPr>
          <w:cantSplit w:val="0"/>
          <w:tblHeader w:val="0"/>
        </w:trPr>
        <w:tc>
          <w:tcPr/>
          <w:p w:rsidR="00000000" w:rsidDel="00000000" w:rsidP="00000000" w:rsidRDefault="00000000" w:rsidRPr="00000000" w14:paraId="00000078">
            <w:pPr>
              <w:widowControl w:val="0"/>
              <w:spacing w:after="20" w:before="20" w:line="240" w:lineRule="auto"/>
              <w:rPr>
                <w:sz w:val="24"/>
                <w:szCs w:val="24"/>
              </w:rPr>
            </w:pPr>
            <w:r w:rsidDel="00000000" w:rsidR="00000000" w:rsidRPr="00000000">
              <w:rPr>
                <w:i w:val="1"/>
                <w:iCs w:val="1"/>
                <w:sz w:val="24"/>
                <w:szCs w:val="24"/>
                <w:rtl w:val="0"/>
              </w:rPr>
              <w:t xml:space="preserve">OECMs as Bridges to Corridor Connectivity </w:t>
            </w:r>
            <w:r w:rsidDel="00000000" w:rsidR="00000000" w:rsidRPr="00000000">
              <w:rPr>
                <w:rtl w:val="0"/>
              </w:rPr>
            </w:r>
          </w:p>
        </w:tc>
        <w:tc>
          <w:tcPr/>
          <w:p w:rsidR="00000000" w:rsidDel="00000000" w:rsidP="00000000" w:rsidRDefault="00000000" w:rsidRPr="00000000" w14:paraId="00000079">
            <w:pPr>
              <w:widowControl w:val="0"/>
              <w:spacing w:after="20" w:before="20" w:line="240" w:lineRule="auto"/>
              <w:rPr>
                <w:sz w:val="24"/>
                <w:szCs w:val="24"/>
              </w:rPr>
            </w:pPr>
            <w:r w:rsidDel="00000000" w:rsidR="00000000" w:rsidRPr="00000000">
              <w:rPr>
                <w:color w:val="0000ff"/>
                <w:sz w:val="24"/>
                <w:szCs w:val="24"/>
                <w:rtl w:val="0"/>
              </w:rPr>
              <w:t xml:space="preserve">TBD</w:t>
            </w:r>
            <w:r w:rsidDel="00000000" w:rsidR="00000000" w:rsidRPr="00000000">
              <w:rPr>
                <w:sz w:val="24"/>
                <w:szCs w:val="24"/>
                <w:rtl w:val="0"/>
              </w:rPr>
              <w:t xml:space="preserve">, Asia Protected Areas Partnership (APAP) OECM Roadmap, IUCN Asia Regional Office </w:t>
            </w:r>
          </w:p>
        </w:tc>
      </w:tr>
      <w:tr>
        <w:trPr>
          <w:cantSplit w:val="0"/>
          <w:tblHeader w:val="0"/>
        </w:trPr>
        <w:tc>
          <w:tcPr/>
          <w:p w:rsidR="00000000" w:rsidDel="00000000" w:rsidP="00000000" w:rsidRDefault="00000000" w:rsidRPr="00000000" w14:paraId="0000007A">
            <w:pPr>
              <w:widowControl w:val="0"/>
              <w:spacing w:after="20" w:before="20" w:line="240" w:lineRule="auto"/>
              <w:rPr>
                <w:i w:val="1"/>
                <w:iCs w:val="1"/>
                <w:sz w:val="24"/>
                <w:szCs w:val="24"/>
              </w:rPr>
            </w:pPr>
            <w:r w:rsidDel="00000000" w:rsidR="00000000" w:rsidRPr="00000000">
              <w:rPr>
                <w:i w:val="1"/>
                <w:iCs w:val="1"/>
                <w:sz w:val="24"/>
                <w:szCs w:val="24"/>
                <w:rtl w:val="0"/>
              </w:rPr>
              <w:t xml:space="preserve">Sharing Site-Specific Experiences on Connectivity Conservation in ASEAN </w:t>
            </w:r>
          </w:p>
          <w:p w:rsidR="00000000" w:rsidDel="00000000" w:rsidP="00000000" w:rsidRDefault="00000000" w:rsidRPr="00000000" w14:paraId="0000007B">
            <w:pPr>
              <w:widowControl w:val="0"/>
              <w:numPr>
                <w:ilvl w:val="0"/>
                <w:numId w:val="29"/>
              </w:numPr>
              <w:spacing w:after="0" w:afterAutospacing="0" w:before="20" w:line="240" w:lineRule="auto"/>
              <w:ind w:left="720" w:hanging="360"/>
              <w:rPr>
                <w:sz w:val="24"/>
                <w:szCs w:val="24"/>
              </w:rPr>
            </w:pPr>
            <w:r w:rsidDel="00000000" w:rsidR="00000000" w:rsidRPr="00000000">
              <w:rPr>
                <w:sz w:val="24"/>
                <w:szCs w:val="24"/>
                <w:rtl w:val="0"/>
              </w:rPr>
              <w:t xml:space="preserve">Improving Connectivity in the Central Forest Spine Landscape, Taman Negara NP, Malaysia</w:t>
            </w:r>
          </w:p>
          <w:p w:rsidR="00000000" w:rsidDel="00000000" w:rsidP="00000000" w:rsidRDefault="00000000" w:rsidRPr="00000000" w14:paraId="0000007C">
            <w:pPr>
              <w:widowControl w:val="0"/>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Elmina Urban Biodiversity Corridor Project, Malaysia</w:t>
            </w:r>
          </w:p>
          <w:p w:rsidR="00000000" w:rsidDel="00000000" w:rsidP="00000000" w:rsidRDefault="00000000" w:rsidRPr="00000000" w14:paraId="0000007D">
            <w:pPr>
              <w:widowControl w:val="0"/>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Migratory Waterbirds Conservation in Sungei Buloh Wetland Reserve, Singapore</w:t>
            </w:r>
          </w:p>
          <w:p w:rsidR="00000000" w:rsidDel="00000000" w:rsidP="00000000" w:rsidRDefault="00000000" w:rsidRPr="00000000" w14:paraId="0000007E">
            <w:pPr>
              <w:widowControl w:val="0"/>
              <w:numPr>
                <w:ilvl w:val="0"/>
                <w:numId w:val="29"/>
              </w:numPr>
              <w:spacing w:after="20" w:before="0" w:beforeAutospacing="0" w:line="240" w:lineRule="auto"/>
              <w:ind w:left="720" w:hanging="360"/>
              <w:rPr>
                <w:sz w:val="24"/>
                <w:szCs w:val="24"/>
              </w:rPr>
            </w:pPr>
            <w:r w:rsidDel="00000000" w:rsidR="00000000" w:rsidRPr="00000000">
              <w:rPr>
                <w:sz w:val="24"/>
                <w:szCs w:val="24"/>
                <w:rtl w:val="0"/>
              </w:rPr>
              <w:t xml:space="preserve">ASEAN ENMAPS in Turtle Islands Wildlife Sanctuary, Philippines</w:t>
            </w:r>
          </w:p>
          <w:p w:rsidR="00000000" w:rsidDel="00000000" w:rsidP="00000000" w:rsidRDefault="00000000" w:rsidRPr="00000000" w14:paraId="0000007F">
            <w:pPr>
              <w:widowControl w:val="0"/>
              <w:spacing w:after="20" w:before="20" w:line="240" w:lineRule="auto"/>
              <w:ind w:left="720" w:firstLine="0"/>
              <w:rPr>
                <w:sz w:val="24"/>
                <w:szCs w:val="24"/>
              </w:rPr>
            </w:pPr>
            <w:r w:rsidDel="00000000" w:rsidR="00000000" w:rsidRPr="00000000">
              <w:rPr>
                <w:rtl w:val="0"/>
              </w:rPr>
            </w:r>
          </w:p>
        </w:tc>
        <w:tc>
          <w:tcPr/>
          <w:p w:rsidR="00000000" w:rsidDel="00000000" w:rsidP="00000000" w:rsidRDefault="00000000" w:rsidRPr="00000000" w14:paraId="00000080">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after="20" w:before="20" w:line="240" w:lineRule="auto"/>
              <w:rPr>
                <w:color w:val="0000ff"/>
                <w:sz w:val="24"/>
                <w:szCs w:val="24"/>
              </w:rPr>
            </w:pPr>
            <w:r w:rsidDel="00000000" w:rsidR="00000000" w:rsidRPr="00000000">
              <w:rPr>
                <w:color w:val="0000ff"/>
                <w:sz w:val="24"/>
                <w:szCs w:val="24"/>
                <w:rtl w:val="0"/>
              </w:rPr>
              <w:t xml:space="preserve">TBD</w:t>
            </w:r>
          </w:p>
          <w:p w:rsidR="00000000" w:rsidDel="00000000" w:rsidP="00000000" w:rsidRDefault="00000000" w:rsidRPr="00000000" w14:paraId="00000083">
            <w:pPr>
              <w:widowControl w:val="0"/>
              <w:spacing w:after="20" w:before="20" w:line="240" w:lineRule="auto"/>
              <w:rPr>
                <w:color w:val="0000ff"/>
                <w:sz w:val="24"/>
                <w:szCs w:val="24"/>
              </w:rPr>
            </w:pPr>
            <w:r w:rsidDel="00000000" w:rsidR="00000000" w:rsidRPr="00000000">
              <w:rPr>
                <w:rtl w:val="0"/>
              </w:rPr>
            </w:r>
          </w:p>
          <w:p w:rsidR="00000000" w:rsidDel="00000000" w:rsidP="00000000" w:rsidRDefault="00000000" w:rsidRPr="00000000" w14:paraId="00000084">
            <w:pPr>
              <w:widowControl w:val="0"/>
              <w:spacing w:after="20" w:before="20" w:line="240" w:lineRule="auto"/>
              <w:rPr>
                <w:color w:val="0000ff"/>
                <w:sz w:val="24"/>
                <w:szCs w:val="24"/>
              </w:rPr>
            </w:pPr>
            <w:r w:rsidDel="00000000" w:rsidR="00000000" w:rsidRPr="00000000">
              <w:rPr>
                <w:rtl w:val="0"/>
              </w:rPr>
            </w:r>
          </w:p>
          <w:p w:rsidR="00000000" w:rsidDel="00000000" w:rsidP="00000000" w:rsidRDefault="00000000" w:rsidRPr="00000000" w14:paraId="00000085">
            <w:pPr>
              <w:widowControl w:val="0"/>
              <w:spacing w:after="20" w:before="20" w:line="240" w:lineRule="auto"/>
              <w:rPr>
                <w:color w:val="0000ff"/>
                <w:sz w:val="24"/>
                <w:szCs w:val="24"/>
              </w:rPr>
            </w:pPr>
            <w:r w:rsidDel="00000000" w:rsidR="00000000" w:rsidRPr="00000000">
              <w:rPr>
                <w:color w:val="0000ff"/>
                <w:sz w:val="24"/>
                <w:szCs w:val="24"/>
                <w:rtl w:val="0"/>
              </w:rPr>
              <w:t xml:space="preserve">TBD</w:t>
            </w:r>
          </w:p>
          <w:p w:rsidR="00000000" w:rsidDel="00000000" w:rsidP="00000000" w:rsidRDefault="00000000" w:rsidRPr="00000000" w14:paraId="00000086">
            <w:pPr>
              <w:widowControl w:val="0"/>
              <w:spacing w:after="20" w:before="20" w:line="240" w:lineRule="auto"/>
              <w:rPr>
                <w:color w:val="0000ff"/>
                <w:sz w:val="24"/>
                <w:szCs w:val="24"/>
              </w:rPr>
            </w:pPr>
            <w:r w:rsidDel="00000000" w:rsidR="00000000" w:rsidRPr="00000000">
              <w:rPr>
                <w:rtl w:val="0"/>
              </w:rPr>
            </w:r>
          </w:p>
          <w:p w:rsidR="00000000" w:rsidDel="00000000" w:rsidP="00000000" w:rsidRDefault="00000000" w:rsidRPr="00000000" w14:paraId="00000087">
            <w:pPr>
              <w:widowControl w:val="0"/>
              <w:spacing w:after="20" w:before="20" w:line="240" w:lineRule="auto"/>
              <w:rPr>
                <w:color w:val="0000ff"/>
                <w:sz w:val="24"/>
                <w:szCs w:val="24"/>
              </w:rPr>
            </w:pPr>
            <w:r w:rsidDel="00000000" w:rsidR="00000000" w:rsidRPr="00000000">
              <w:rPr>
                <w:color w:val="0000ff"/>
                <w:sz w:val="24"/>
                <w:szCs w:val="24"/>
                <w:rtl w:val="0"/>
              </w:rPr>
              <w:t xml:space="preserve">TBD</w:t>
            </w:r>
          </w:p>
          <w:p w:rsidR="00000000" w:rsidDel="00000000" w:rsidP="00000000" w:rsidRDefault="00000000" w:rsidRPr="00000000" w14:paraId="00000088">
            <w:pPr>
              <w:widowControl w:val="0"/>
              <w:spacing w:after="20" w:before="20" w:line="240" w:lineRule="auto"/>
              <w:rPr>
                <w:color w:val="0000ff"/>
                <w:sz w:val="24"/>
                <w:szCs w:val="24"/>
              </w:rPr>
            </w:pPr>
            <w:r w:rsidDel="00000000" w:rsidR="00000000" w:rsidRPr="00000000">
              <w:rPr>
                <w:color w:val="0000ff"/>
                <w:sz w:val="24"/>
                <w:szCs w:val="24"/>
                <w:rtl w:val="0"/>
              </w:rPr>
              <w:t xml:space="preserve">TBD</w:t>
            </w:r>
          </w:p>
        </w:tc>
      </w:tr>
    </w:tbl>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pStyle w:val="Heading1"/>
        <w:numPr>
          <w:ilvl w:val="0"/>
          <w:numId w:val="8"/>
        </w:numPr>
        <w:spacing w:after="0" w:before="0" w:lineRule="auto"/>
        <w:ind w:left="720" w:hanging="360"/>
        <w:rPr>
          <w:sz w:val="24"/>
          <w:szCs w:val="24"/>
        </w:rPr>
      </w:pPr>
      <w:bookmarkStart w:colFirst="0" w:colLast="0" w:name="_3000lgkbkzxj" w:id="7"/>
      <w:bookmarkEnd w:id="7"/>
      <w:r w:rsidDel="00000000" w:rsidR="00000000" w:rsidRPr="00000000">
        <w:rPr>
          <w:sz w:val="24"/>
          <w:szCs w:val="24"/>
          <w:rtl w:val="0"/>
        </w:rPr>
        <w:t xml:space="preserve">Session Format</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numPr>
          <w:ilvl w:val="0"/>
          <w:numId w:val="34"/>
        </w:numPr>
        <w:ind w:left="1440" w:hanging="360"/>
        <w:rPr>
          <w:sz w:val="24"/>
          <w:szCs w:val="24"/>
        </w:rPr>
      </w:pPr>
      <w:r w:rsidDel="00000000" w:rsidR="00000000" w:rsidRPr="00000000">
        <w:rPr>
          <w:sz w:val="24"/>
          <w:szCs w:val="24"/>
          <w:rtl w:val="0"/>
        </w:rPr>
        <w:t xml:space="preserve">Presentation and Panel Discussion (Talk show)</w:t>
      </w:r>
    </w:p>
    <w:p w:rsidR="00000000" w:rsidDel="00000000" w:rsidP="00000000" w:rsidRDefault="00000000" w:rsidRPr="00000000" w14:paraId="0000008D">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8E">
      <w:pPr>
        <w:pStyle w:val="Heading1"/>
        <w:numPr>
          <w:ilvl w:val="0"/>
          <w:numId w:val="8"/>
        </w:numPr>
        <w:spacing w:after="0" w:before="0" w:lineRule="auto"/>
        <w:ind w:left="720" w:hanging="360"/>
        <w:rPr>
          <w:sz w:val="24"/>
          <w:szCs w:val="24"/>
        </w:rPr>
      </w:pPr>
      <w:bookmarkStart w:colFirst="0" w:colLast="0" w:name="_6id09qt0tafu" w:id="8"/>
      <w:bookmarkEnd w:id="8"/>
      <w:r w:rsidDel="00000000" w:rsidR="00000000" w:rsidRPr="00000000">
        <w:rPr>
          <w:sz w:val="24"/>
          <w:szCs w:val="24"/>
          <w:rtl w:val="0"/>
        </w:rPr>
        <w:t xml:space="preserve">Session Structure/Flow</w:t>
      </w:r>
    </w:p>
    <w:p w:rsidR="00000000" w:rsidDel="00000000" w:rsidP="00000000" w:rsidRDefault="00000000" w:rsidRPr="00000000" w14:paraId="0000008F">
      <w:pPr>
        <w:widowControl w:val="0"/>
        <w:spacing w:after="20" w:before="20" w:line="240" w:lineRule="auto"/>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145"/>
        <w:gridCol w:w="2490"/>
        <w:tblGridChange w:id="0">
          <w:tblGrid>
            <w:gridCol w:w="1725"/>
            <w:gridCol w:w="5145"/>
            <w:gridCol w:w="2490"/>
          </w:tblGrid>
        </w:tblGridChange>
      </w:tblGrid>
      <w:tr>
        <w:trPr>
          <w:cantSplit w:val="0"/>
          <w:tblHeader w:val="0"/>
        </w:trPr>
        <w:tc>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Duration (Total 3 hrs)</w:t>
            </w:r>
          </w:p>
        </w:tc>
        <w:tc>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sz w:val="24"/>
                <w:szCs w:val="24"/>
                <w:rtl w:val="0"/>
              </w:rPr>
              <w:t xml:space="preserve">Topic</w:t>
            </w:r>
          </w:p>
        </w:tc>
        <w:tc>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sz w:val="24"/>
                <w:szCs w:val="24"/>
                <w:rtl w:val="0"/>
              </w:rPr>
              <w:t xml:space="preserve">Speakers/RPs/</w:t>
            </w:r>
          </w:p>
          <w:p w:rsidR="00000000" w:rsidDel="00000000" w:rsidP="00000000" w:rsidRDefault="00000000" w:rsidRPr="00000000" w14:paraId="00000093">
            <w:pPr>
              <w:widowControl w:val="0"/>
              <w:spacing w:line="240" w:lineRule="auto"/>
              <w:jc w:val="center"/>
              <w:rPr>
                <w:sz w:val="24"/>
                <w:szCs w:val="24"/>
              </w:rPr>
            </w:pPr>
            <w:r w:rsidDel="00000000" w:rsidR="00000000" w:rsidRPr="00000000">
              <w:rPr>
                <w:sz w:val="24"/>
                <w:szCs w:val="24"/>
                <w:rtl w:val="0"/>
              </w:rPr>
              <w:t xml:space="preserve">Responsible Persons</w:t>
            </w:r>
          </w:p>
        </w:tc>
      </w:tr>
      <w:tr>
        <w:trPr>
          <w:cantSplit w:val="0"/>
          <w:tblHeader w:val="0"/>
        </w:trPr>
        <w:tc>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1:30-1:40 PM</w:t>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Introduction of Stream 1 Breakout Session C (Rationale, Objectives, RPs/Speakers)</w:t>
            </w:r>
          </w:p>
        </w:tc>
        <w:tc>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RED Felix Mirasol,</w:t>
            </w:r>
          </w:p>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Session Chair</w:t>
            </w:r>
          </w:p>
        </w:tc>
      </w:tr>
      <w:tr>
        <w:trPr>
          <w:cantSplit w:val="0"/>
          <w:tblHeader w:val="0"/>
        </w:trPr>
        <w:tc>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1:40-1:55 PM</w:t>
            </w:r>
          </w:p>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15 mins</w:t>
            </w:r>
          </w:p>
        </w:tc>
        <w:tc>
          <w:tcPr/>
          <w:p w:rsidR="00000000" w:rsidDel="00000000" w:rsidP="00000000" w:rsidRDefault="00000000" w:rsidRPr="00000000" w14:paraId="0000009B">
            <w:pPr>
              <w:widowControl w:val="0"/>
              <w:spacing w:line="240" w:lineRule="auto"/>
              <w:rPr>
                <w:i w:val="1"/>
                <w:iCs w:val="1"/>
                <w:sz w:val="24"/>
                <w:szCs w:val="24"/>
              </w:rPr>
            </w:pPr>
            <w:r w:rsidDel="00000000" w:rsidR="00000000" w:rsidRPr="00000000">
              <w:rPr>
                <w:i w:val="1"/>
                <w:iCs w:val="1"/>
                <w:sz w:val="24"/>
                <w:szCs w:val="24"/>
                <w:rtl w:val="0"/>
              </w:rPr>
              <w:t xml:space="preserve">Shared Landscapes, Benefits, Responsibility and Future (Presentation)</w:t>
            </w:r>
          </w:p>
          <w:p w:rsidR="00000000" w:rsidDel="00000000" w:rsidP="00000000" w:rsidRDefault="00000000" w:rsidRPr="00000000" w14:paraId="0000009C">
            <w:pPr>
              <w:widowControl w:val="0"/>
              <w:numPr>
                <w:ilvl w:val="0"/>
                <w:numId w:val="9"/>
              </w:numPr>
              <w:spacing w:line="240" w:lineRule="auto"/>
              <w:ind w:left="720" w:hanging="360"/>
              <w:rPr>
                <w:sz w:val="24"/>
                <w:szCs w:val="24"/>
              </w:rPr>
            </w:pPr>
            <w:r w:rsidDel="00000000" w:rsidR="00000000" w:rsidRPr="00000000">
              <w:rPr>
                <w:sz w:val="24"/>
                <w:szCs w:val="24"/>
                <w:rtl w:val="0"/>
              </w:rPr>
              <w:t xml:space="preserve">This topic shall focus on an introduction to the Philippine context of corridor management, discussing the operationalization of the IEM Framework in the EMBC</w:t>
            </w:r>
          </w:p>
        </w:tc>
        <w:tc>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TBD, (BDCorr Project) </w:t>
            </w:r>
          </w:p>
        </w:tc>
      </w:tr>
      <w:tr>
        <w:trPr>
          <w:cantSplit w:val="0"/>
          <w:tblHeader w:val="0"/>
        </w:trPr>
        <w:tc>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1:55-2:10 PM</w:t>
            </w:r>
          </w:p>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15 mins</w:t>
            </w:r>
          </w:p>
        </w:tc>
        <w:tc>
          <w:tcPr/>
          <w:p w:rsidR="00000000" w:rsidDel="00000000" w:rsidP="00000000" w:rsidRDefault="00000000" w:rsidRPr="00000000" w14:paraId="000000A0">
            <w:pPr>
              <w:widowControl w:val="0"/>
              <w:spacing w:line="240" w:lineRule="auto"/>
              <w:rPr>
                <w:sz w:val="24"/>
                <w:szCs w:val="24"/>
              </w:rPr>
            </w:pPr>
            <w:r w:rsidDel="00000000" w:rsidR="00000000" w:rsidRPr="00000000">
              <w:rPr>
                <w:i w:val="1"/>
                <w:iCs w:val="1"/>
                <w:sz w:val="24"/>
                <w:szCs w:val="24"/>
                <w:rtl w:val="0"/>
              </w:rPr>
              <w:t xml:space="preserve">OECMs as Bridges to Corridor Connectivity (Presentation)</w:t>
            </w:r>
            <w:r w:rsidDel="00000000" w:rsidR="00000000" w:rsidRPr="00000000">
              <w:rPr>
                <w:sz w:val="24"/>
                <w:szCs w:val="24"/>
                <w:rtl w:val="0"/>
              </w:rPr>
              <w:t xml:space="preserve"> </w:t>
            </w:r>
          </w:p>
          <w:p w:rsidR="00000000" w:rsidDel="00000000" w:rsidP="00000000" w:rsidRDefault="00000000" w:rsidRPr="00000000" w14:paraId="000000A1">
            <w:pPr>
              <w:widowControl w:val="0"/>
              <w:numPr>
                <w:ilvl w:val="0"/>
                <w:numId w:val="11"/>
              </w:numPr>
              <w:spacing w:line="240" w:lineRule="auto"/>
              <w:ind w:left="720" w:hanging="360"/>
              <w:rPr>
                <w:sz w:val="24"/>
                <w:szCs w:val="24"/>
              </w:rPr>
            </w:pPr>
            <w:r w:rsidDel="00000000" w:rsidR="00000000" w:rsidRPr="00000000">
              <w:rPr>
                <w:sz w:val="24"/>
                <w:szCs w:val="24"/>
                <w:rtl w:val="0"/>
              </w:rPr>
              <w:t xml:space="preserve">This topic shall focus on Other Effective Conservation Measures (OECMs), highlighting how these conservation areas complement legislated protected areas and contribute to corridor management by showcasing ASEAN OECM best practices</w:t>
            </w:r>
          </w:p>
        </w:tc>
        <w:tc>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TBD, Asia Protected Areas Partnership (APAP) OECM Roadmap, IUCN Asia Regional Office </w:t>
            </w:r>
          </w:p>
        </w:tc>
      </w:tr>
      <w:tr>
        <w:trPr>
          <w:cantSplit w:val="0"/>
          <w:tblHeader w:val="0"/>
        </w:trPr>
        <w:tc>
          <w:tcPr>
            <w:tcBorders>
              <w:bottom w:color="000000" w:space="0" w:sz="0" w:val="nil"/>
            </w:tcBorders>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(60 mins)</w:t>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2:10-2:25 PM</w:t>
            </w:r>
          </w:p>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15 mins</w:t>
            </w:r>
          </w:p>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0A9">
            <w:pPr>
              <w:widowControl w:val="0"/>
              <w:spacing w:line="240" w:lineRule="auto"/>
              <w:rPr>
                <w:i w:val="1"/>
                <w:iCs w:val="1"/>
                <w:sz w:val="24"/>
                <w:szCs w:val="24"/>
              </w:rPr>
            </w:pPr>
            <w:r w:rsidDel="00000000" w:rsidR="00000000" w:rsidRPr="00000000">
              <w:rPr>
                <w:i w:val="1"/>
                <w:iCs w:val="1"/>
                <w:sz w:val="24"/>
                <w:szCs w:val="24"/>
                <w:rtl w:val="0"/>
              </w:rPr>
              <w:t xml:space="preserve">Sharing Site-Specific Experiences of Corridor Conservation in ASEAN (Presentations)</w:t>
            </w:r>
          </w:p>
          <w:p w:rsidR="00000000" w:rsidDel="00000000" w:rsidP="00000000" w:rsidRDefault="00000000" w:rsidRPr="00000000" w14:paraId="000000AA">
            <w:pPr>
              <w:widowControl w:val="0"/>
              <w:numPr>
                <w:ilvl w:val="0"/>
                <w:numId w:val="4"/>
              </w:numPr>
              <w:spacing w:line="240" w:lineRule="auto"/>
              <w:ind w:left="540" w:hanging="360"/>
              <w:rPr>
                <w:sz w:val="24"/>
                <w:szCs w:val="24"/>
              </w:rPr>
            </w:pPr>
            <w:r w:rsidDel="00000000" w:rsidR="00000000" w:rsidRPr="00000000">
              <w:rPr>
                <w:sz w:val="24"/>
                <w:szCs w:val="24"/>
                <w:rtl w:val="0"/>
              </w:rPr>
              <w:t xml:space="preserve">Terrestrial Corridor</w:t>
            </w:r>
          </w:p>
          <w:p w:rsidR="00000000" w:rsidDel="00000000" w:rsidP="00000000" w:rsidRDefault="00000000" w:rsidRPr="00000000" w14:paraId="000000AB">
            <w:pPr>
              <w:widowControl w:val="0"/>
              <w:numPr>
                <w:ilvl w:val="0"/>
                <w:numId w:val="60"/>
              </w:numPr>
              <w:spacing w:line="240" w:lineRule="auto"/>
              <w:ind w:left="720" w:hanging="360"/>
              <w:rPr>
                <w:sz w:val="24"/>
                <w:szCs w:val="24"/>
              </w:rPr>
            </w:pPr>
            <w:r w:rsidDel="00000000" w:rsidR="00000000" w:rsidRPr="00000000">
              <w:rPr>
                <w:sz w:val="24"/>
                <w:szCs w:val="24"/>
                <w:rtl w:val="0"/>
              </w:rPr>
              <w:t xml:space="preserve">This topic shall focus on terrestrial corridor management, discussing strategies on forest landscape management and sustaining efforts across national and local levels</w:t>
            </w:r>
          </w:p>
        </w:tc>
        <w:tc>
          <w:tcPr>
            <w:tcBorders>
              <w:bottom w:color="000000" w:space="0" w:sz="0" w:val="nil"/>
            </w:tcBorders>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TBD, Improving Connectivity in the Central Forest Spine Landscape, Taman Negara NP, Malaysia</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2:25-2:40 PM</w:t>
            </w:r>
          </w:p>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15 mins</w:t>
            </w:r>
          </w:p>
        </w:tc>
        <w:tc>
          <w:tcPr>
            <w:tcBorders>
              <w:top w:color="000000" w:space="0" w:sz="0" w:val="nil"/>
              <w:bottom w:color="000000" w:space="0" w:sz="0" w:val="nil"/>
            </w:tcBorders>
          </w:tcPr>
          <w:p w:rsidR="00000000" w:rsidDel="00000000" w:rsidP="00000000" w:rsidRDefault="00000000" w:rsidRPr="00000000" w14:paraId="000000AF">
            <w:pPr>
              <w:widowControl w:val="0"/>
              <w:numPr>
                <w:ilvl w:val="0"/>
                <w:numId w:val="4"/>
              </w:numPr>
              <w:spacing w:line="240" w:lineRule="auto"/>
              <w:ind w:left="540" w:hanging="360"/>
              <w:rPr>
                <w:sz w:val="24"/>
                <w:szCs w:val="24"/>
              </w:rPr>
            </w:pPr>
            <w:r w:rsidDel="00000000" w:rsidR="00000000" w:rsidRPr="00000000">
              <w:rPr>
                <w:sz w:val="24"/>
                <w:szCs w:val="24"/>
                <w:rtl w:val="0"/>
              </w:rPr>
              <w:t xml:space="preserve">Urban Corridor</w:t>
            </w:r>
          </w:p>
          <w:p w:rsidR="00000000" w:rsidDel="00000000" w:rsidP="00000000" w:rsidRDefault="00000000" w:rsidRPr="00000000" w14:paraId="000000B0">
            <w:pPr>
              <w:widowControl w:val="0"/>
              <w:numPr>
                <w:ilvl w:val="0"/>
                <w:numId w:val="36"/>
              </w:numPr>
              <w:spacing w:line="240" w:lineRule="auto"/>
              <w:ind w:left="720" w:hanging="360"/>
              <w:rPr>
                <w:sz w:val="24"/>
                <w:szCs w:val="24"/>
              </w:rPr>
            </w:pPr>
            <w:r w:rsidDel="00000000" w:rsidR="00000000" w:rsidRPr="00000000">
              <w:rPr>
                <w:sz w:val="24"/>
                <w:szCs w:val="24"/>
                <w:rtl w:val="0"/>
              </w:rPr>
              <w:t xml:space="preserve">This topic shall focus on urban corridor management, highlighting the importance of green paths through cities and how urbanization and biodiversity can be balanced through establishing and managing green corridors and engaging the local and private sectors</w:t>
            </w:r>
          </w:p>
        </w:tc>
        <w:tc>
          <w:tcPr>
            <w:tcBorders>
              <w:top w:color="000000" w:space="0" w:sz="0" w:val="nil"/>
              <w:bottom w:color="000000" w:space="0" w:sz="0" w:val="nil"/>
            </w:tcBorders>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TBD, Elmina Urban Biodiversity Corridor Project, Malaysia</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2:40-2:55 PM</w:t>
            </w:r>
          </w:p>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15 mins</w:t>
            </w:r>
          </w:p>
        </w:tc>
        <w:tc>
          <w:tcPr>
            <w:tcBorders>
              <w:top w:color="000000" w:space="0" w:sz="0" w:val="nil"/>
              <w:bottom w:color="000000" w:space="0" w:sz="0" w:val="nil"/>
            </w:tcBorders>
          </w:tcPr>
          <w:p w:rsidR="00000000" w:rsidDel="00000000" w:rsidP="00000000" w:rsidRDefault="00000000" w:rsidRPr="00000000" w14:paraId="000000B4">
            <w:pPr>
              <w:widowControl w:val="0"/>
              <w:numPr>
                <w:ilvl w:val="0"/>
                <w:numId w:val="4"/>
              </w:numPr>
              <w:spacing w:line="240" w:lineRule="auto"/>
              <w:ind w:left="540" w:hanging="360"/>
              <w:rPr>
                <w:sz w:val="24"/>
                <w:szCs w:val="24"/>
              </w:rPr>
            </w:pPr>
            <w:r w:rsidDel="00000000" w:rsidR="00000000" w:rsidRPr="00000000">
              <w:rPr>
                <w:sz w:val="24"/>
                <w:szCs w:val="24"/>
                <w:rtl w:val="0"/>
              </w:rPr>
              <w:t xml:space="preserve">Species Corridor (Flyways)</w:t>
            </w:r>
          </w:p>
          <w:p w:rsidR="00000000" w:rsidDel="00000000" w:rsidP="00000000" w:rsidRDefault="00000000" w:rsidRPr="00000000" w14:paraId="000000B5">
            <w:pPr>
              <w:widowControl w:val="0"/>
              <w:numPr>
                <w:ilvl w:val="0"/>
                <w:numId w:val="24"/>
              </w:numPr>
              <w:spacing w:line="240" w:lineRule="auto"/>
              <w:ind w:left="720" w:hanging="360"/>
              <w:rPr>
                <w:sz w:val="24"/>
                <w:szCs w:val="24"/>
              </w:rPr>
            </w:pPr>
            <w:r w:rsidDel="00000000" w:rsidR="00000000" w:rsidRPr="00000000">
              <w:rPr>
                <w:sz w:val="24"/>
                <w:szCs w:val="24"/>
                <w:rtl w:val="0"/>
              </w:rPr>
              <w:t xml:space="preserve">This topic shall focus on the importance of conservation efforts of ecological corridors for flora and fauna, highlighting how corridor management sustains migratory species by conserving areas part of their migratory pathways through international cooperation </w:t>
            </w:r>
          </w:p>
        </w:tc>
        <w:tc>
          <w:tcPr>
            <w:tcBorders>
              <w:top w:color="000000" w:space="0" w:sz="0" w:val="nil"/>
              <w:bottom w:color="000000" w:space="0" w:sz="0" w:val="nil"/>
            </w:tcBorders>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TBD, Migratory Waterbirds Conservation in Sungei Buloh Wetland Reserve, Singapore</w:t>
            </w:r>
          </w:p>
        </w:tc>
      </w:tr>
      <w:tr>
        <w:trPr>
          <w:cantSplit w:val="0"/>
          <w:tblHeader w:val="0"/>
        </w:trPr>
        <w:tc>
          <w:tcPr>
            <w:tcBorders>
              <w:top w:color="000000" w:space="0" w:sz="0" w:val="nil"/>
            </w:tcBorders>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2:55-3:10 PM</w:t>
            </w:r>
          </w:p>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15 mins</w:t>
            </w:r>
          </w:p>
        </w:tc>
        <w:tc>
          <w:tcPr>
            <w:tcBorders>
              <w:top w:color="000000" w:space="0" w:sz="0" w:val="nil"/>
            </w:tcBorders>
          </w:tcPr>
          <w:p w:rsidR="00000000" w:rsidDel="00000000" w:rsidP="00000000" w:rsidRDefault="00000000" w:rsidRPr="00000000" w14:paraId="000000B9">
            <w:pPr>
              <w:widowControl w:val="0"/>
              <w:numPr>
                <w:ilvl w:val="0"/>
                <w:numId w:val="4"/>
              </w:numPr>
              <w:spacing w:line="240" w:lineRule="auto"/>
              <w:ind w:left="540" w:hanging="360"/>
              <w:rPr>
                <w:sz w:val="24"/>
                <w:szCs w:val="24"/>
              </w:rPr>
            </w:pPr>
            <w:r w:rsidDel="00000000" w:rsidR="00000000" w:rsidRPr="00000000">
              <w:rPr>
                <w:sz w:val="24"/>
                <w:szCs w:val="24"/>
                <w:rtl w:val="0"/>
              </w:rPr>
              <w:t xml:space="preserve">Marine Corridor</w:t>
            </w:r>
          </w:p>
          <w:p w:rsidR="00000000" w:rsidDel="00000000" w:rsidP="00000000" w:rsidRDefault="00000000" w:rsidRPr="00000000" w14:paraId="000000BA">
            <w:pPr>
              <w:widowControl w:val="0"/>
              <w:numPr>
                <w:ilvl w:val="0"/>
                <w:numId w:val="51"/>
              </w:numPr>
              <w:spacing w:line="240" w:lineRule="auto"/>
              <w:ind w:left="720" w:hanging="360"/>
              <w:rPr>
                <w:sz w:val="24"/>
                <w:szCs w:val="24"/>
              </w:rPr>
            </w:pPr>
            <w:r w:rsidDel="00000000" w:rsidR="00000000" w:rsidRPr="00000000">
              <w:rPr>
                <w:sz w:val="24"/>
                <w:szCs w:val="24"/>
                <w:rtl w:val="0"/>
              </w:rPr>
              <w:t xml:space="preserve">This topic shall focus on marine corridor management, discussing strategies for integrated coastal management on corridor seascapes</w:t>
            </w:r>
          </w:p>
        </w:tc>
        <w:tc>
          <w:tcPr>
            <w:tcBorders>
              <w:top w:color="000000" w:space="0" w:sz="0" w:val="nil"/>
            </w:tcBorders>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TBD, ASEAN ENMAPS in Turtle Islands Wildlife Sanctuary, Philippines</w:t>
            </w:r>
          </w:p>
        </w:tc>
      </w:tr>
      <w:tr>
        <w:trPr>
          <w:cantSplit w:val="0"/>
          <w:tblHeader w:val="0"/>
        </w:trPr>
        <w:tc>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3:10-4:10 PM</w:t>
            </w:r>
          </w:p>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60 mins </w:t>
            </w:r>
          </w:p>
        </w:tc>
        <w:tc>
          <w:tcPr/>
          <w:p w:rsidR="00000000" w:rsidDel="00000000" w:rsidP="00000000" w:rsidRDefault="00000000" w:rsidRPr="00000000" w14:paraId="000000BE">
            <w:pPr>
              <w:widowControl w:val="0"/>
              <w:spacing w:line="240" w:lineRule="auto"/>
              <w:rPr>
                <w:i w:val="1"/>
                <w:iCs w:val="1"/>
                <w:sz w:val="24"/>
                <w:szCs w:val="24"/>
              </w:rPr>
            </w:pPr>
            <w:r w:rsidDel="00000000" w:rsidR="00000000" w:rsidRPr="00000000">
              <w:rPr>
                <w:i w:val="1"/>
                <w:iCs w:val="1"/>
                <w:sz w:val="24"/>
                <w:szCs w:val="24"/>
                <w:rtl w:val="0"/>
              </w:rPr>
              <w:t xml:space="preserve">Panel Discussion: Talk Show</w:t>
            </w:r>
          </w:p>
          <w:p w:rsidR="00000000" w:rsidDel="00000000" w:rsidP="00000000" w:rsidRDefault="00000000" w:rsidRPr="00000000" w14:paraId="000000BF">
            <w:pPr>
              <w:widowControl w:val="0"/>
              <w:numPr>
                <w:ilvl w:val="0"/>
                <w:numId w:val="39"/>
              </w:numPr>
              <w:spacing w:line="240" w:lineRule="auto"/>
              <w:ind w:left="720" w:hanging="360"/>
              <w:rPr>
                <w:sz w:val="24"/>
                <w:szCs w:val="24"/>
              </w:rPr>
            </w:pPr>
            <w:r w:rsidDel="00000000" w:rsidR="00000000" w:rsidRPr="00000000">
              <w:rPr>
                <w:sz w:val="24"/>
                <w:szCs w:val="24"/>
                <w:rtl w:val="0"/>
              </w:rPr>
              <w:t xml:space="preserve">The panel discussion will invite the Speakers/Resource persons to further discuss ecological connectivity, addressing questions from the audience and expounding on their experiences in corridor management</w:t>
            </w:r>
          </w:p>
        </w:tc>
        <w:tc>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Facilitator, Breakout Session C Speakers/Resource Persons</w:t>
            </w:r>
          </w:p>
        </w:tc>
      </w:tr>
      <w:tr>
        <w:trPr>
          <w:cantSplit w:val="0"/>
          <w:tblHeader w:val="0"/>
        </w:trPr>
        <w:tc>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4:10-4:20 PM</w:t>
            </w:r>
          </w:p>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0C3">
            <w:pPr>
              <w:widowControl w:val="0"/>
              <w:spacing w:line="240" w:lineRule="auto"/>
              <w:rPr>
                <w:i w:val="1"/>
                <w:iCs w:val="1"/>
                <w:sz w:val="24"/>
                <w:szCs w:val="24"/>
              </w:rPr>
            </w:pPr>
            <w:r w:rsidDel="00000000" w:rsidR="00000000" w:rsidRPr="00000000">
              <w:rPr>
                <w:i w:val="1"/>
                <w:iCs w:val="1"/>
                <w:sz w:val="24"/>
                <w:szCs w:val="24"/>
                <w:rtl w:val="0"/>
              </w:rPr>
              <w:t xml:space="preserve">Sharing of Breakout Session Learnings</w:t>
            </w:r>
          </w:p>
          <w:p w:rsidR="00000000" w:rsidDel="00000000" w:rsidP="00000000" w:rsidRDefault="00000000" w:rsidRPr="00000000" w14:paraId="000000C4">
            <w:pPr>
              <w:widowControl w:val="0"/>
              <w:numPr>
                <w:ilvl w:val="0"/>
                <w:numId w:val="6"/>
              </w:numPr>
              <w:spacing w:line="240" w:lineRule="auto"/>
              <w:ind w:left="720" w:hanging="360"/>
              <w:rPr>
                <w:sz w:val="24"/>
                <w:szCs w:val="24"/>
              </w:rPr>
            </w:pPr>
            <w:r w:rsidDel="00000000" w:rsidR="00000000" w:rsidRPr="00000000">
              <w:rPr>
                <w:sz w:val="24"/>
                <w:szCs w:val="24"/>
                <w:rtl w:val="0"/>
              </w:rPr>
              <w:t xml:space="preserve">The facilitator will select a few participants (2-5) from the audience to share their insights from the presentation and panel discussion on Ecological Connectivity</w:t>
            </w:r>
          </w:p>
        </w:tc>
        <w:tc>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Facilitator</w:t>
            </w:r>
          </w:p>
        </w:tc>
      </w:tr>
      <w:tr>
        <w:trPr>
          <w:cantSplit w:val="0"/>
          <w:tblHeader w:val="0"/>
        </w:trPr>
        <w:tc>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4:20-4:30 PM</w:t>
            </w:r>
          </w:p>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0C8">
            <w:pPr>
              <w:widowControl w:val="0"/>
              <w:spacing w:line="240" w:lineRule="auto"/>
              <w:rPr>
                <w:i w:val="1"/>
                <w:iCs w:val="1"/>
                <w:sz w:val="24"/>
                <w:szCs w:val="24"/>
              </w:rPr>
            </w:pPr>
            <w:r w:rsidDel="00000000" w:rsidR="00000000" w:rsidRPr="00000000">
              <w:rPr>
                <w:i w:val="1"/>
                <w:iCs w:val="1"/>
                <w:sz w:val="24"/>
                <w:szCs w:val="24"/>
                <w:rtl w:val="0"/>
              </w:rPr>
              <w:t xml:space="preserve">Session Synthesis (5 mins) &amp; Closing (5 mins including Awarding of tokens to Speakers/RPs)</w:t>
            </w:r>
          </w:p>
        </w:tc>
        <w:tc>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Session Chair/Co-Chair</w:t>
            </w:r>
          </w:p>
        </w:tc>
      </w:tr>
    </w:tbl>
    <w:p w:rsidR="00000000" w:rsidDel="00000000" w:rsidP="00000000" w:rsidRDefault="00000000" w:rsidRPr="00000000" w14:paraId="000000CA">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0CB">
      <w:pPr>
        <w:widowControl w:val="0"/>
        <w:spacing w:after="20" w:before="20" w:line="240" w:lineRule="auto"/>
        <w:rPr>
          <w:b w:val="1"/>
          <w:bCs w:val="1"/>
          <w:sz w:val="24"/>
          <w:szCs w:val="24"/>
        </w:rPr>
        <w:sectPr>
          <w:footerReference r:id="rId7" w:type="default"/>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8" w:type="default"/>
          <w:type w:val="nextPage"/>
          <w:pgSz w:h="18720" w:w="12240" w:orient="portrait"/>
          <w:pgMar w:bottom="1440" w:top="1440" w:left="1440" w:right="1440" w:header="720" w:footer="720"/>
          <w:pgNumType w:start="1"/>
        </w:sectPr>
      </w:pPr>
      <w:bookmarkStart w:colFirst="0" w:colLast="0" w:name="_ml8kffcbfzkk"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ST2-BSA</w:t>
      </w:r>
      <w:r w:rsidDel="00000000" w:rsidR="00000000" w:rsidRPr="00000000">
        <w:rPr>
          <w:rtl w:val="0"/>
        </w:rPr>
      </w:r>
    </w:p>
    <w:p w:rsidR="00000000" w:rsidDel="00000000" w:rsidP="00000000" w:rsidRDefault="00000000" w:rsidRPr="00000000" w14:paraId="000000CD">
      <w:pPr>
        <w:spacing w:after="20" w:before="20" w:line="240" w:lineRule="auto"/>
        <w:jc w:val="center"/>
        <w:rPr>
          <w:b w:val="1"/>
          <w:bCs w:val="1"/>
          <w:sz w:val="24"/>
          <w:szCs w:val="24"/>
        </w:rPr>
      </w:pPr>
      <w:r w:rsidDel="00000000" w:rsidR="00000000" w:rsidRPr="00000000">
        <w:rPr>
          <w:b w:val="1"/>
          <w:bCs w:val="1"/>
          <w:sz w:val="24"/>
          <w:szCs w:val="24"/>
          <w:rtl w:val="0"/>
        </w:rPr>
        <w:t xml:space="preserve">Stream 2: ASEAN Heritage Parks as Prosperity Corridor</w:t>
      </w:r>
    </w:p>
    <w:p w:rsidR="00000000" w:rsidDel="00000000" w:rsidP="00000000" w:rsidRDefault="00000000" w:rsidRPr="00000000" w14:paraId="000000CE">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Breakout Session A: Sustainable Tourism and Green Growth</w:t>
      </w:r>
    </w:p>
    <w:p w:rsidR="00000000" w:rsidDel="00000000" w:rsidP="00000000" w:rsidRDefault="00000000" w:rsidRPr="00000000" w14:paraId="000000D0">
      <w:pPr>
        <w:rPr>
          <w:sz w:val="24"/>
          <w:szCs w:val="24"/>
        </w:rPr>
      </w:pPr>
      <w:r w:rsidDel="00000000" w:rsidR="00000000" w:rsidRPr="00000000">
        <w:rPr>
          <w:sz w:val="24"/>
          <w:szCs w:val="24"/>
          <w:rtl w:val="0"/>
        </w:rPr>
        <w:t xml:space="preserve">Date: 09 September 2026</w:t>
      </w:r>
    </w:p>
    <w:p w:rsidR="00000000" w:rsidDel="00000000" w:rsidP="00000000" w:rsidRDefault="00000000" w:rsidRPr="00000000" w14:paraId="000000D1">
      <w:pPr>
        <w:rPr>
          <w:sz w:val="24"/>
          <w:szCs w:val="24"/>
        </w:rPr>
      </w:pPr>
      <w:r w:rsidDel="00000000" w:rsidR="00000000" w:rsidRPr="00000000">
        <w:rPr>
          <w:sz w:val="24"/>
          <w:szCs w:val="24"/>
          <w:rtl w:val="0"/>
        </w:rPr>
        <w:t xml:space="preserve">Time:</w:t>
      </w:r>
    </w:p>
    <w:p w:rsidR="00000000" w:rsidDel="00000000" w:rsidP="00000000" w:rsidRDefault="00000000" w:rsidRPr="00000000" w14:paraId="000000D2">
      <w:pPr>
        <w:rPr>
          <w:sz w:val="24"/>
          <w:szCs w:val="24"/>
        </w:rPr>
      </w:pPr>
      <w:r w:rsidDel="00000000" w:rsidR="00000000" w:rsidRPr="00000000">
        <w:rPr>
          <w:sz w:val="24"/>
          <w:szCs w:val="24"/>
          <w:rtl w:val="0"/>
        </w:rPr>
        <w:t xml:space="preserve">Venue: Seda North, Quezon City</w:t>
      </w:r>
    </w:p>
    <w:p w:rsidR="00000000" w:rsidDel="00000000" w:rsidP="00000000" w:rsidRDefault="00000000" w:rsidRPr="00000000" w14:paraId="000000D3">
      <w:pPr>
        <w:rPr>
          <w:sz w:val="24"/>
          <w:szCs w:val="24"/>
        </w:rPr>
      </w:pPr>
      <w:r w:rsidDel="00000000" w:rsidR="00000000" w:rsidRPr="00000000">
        <w:rPr>
          <w:sz w:val="24"/>
          <w:szCs w:val="24"/>
          <w:rtl w:val="0"/>
        </w:rPr>
        <w:t xml:space="preserve">Chair: AHP Committee - Thailand</w:t>
      </w:r>
    </w:p>
    <w:p w:rsidR="00000000" w:rsidDel="00000000" w:rsidP="00000000" w:rsidRDefault="00000000" w:rsidRPr="00000000" w14:paraId="000000D4">
      <w:pPr>
        <w:rPr>
          <w:sz w:val="24"/>
          <w:szCs w:val="24"/>
        </w:rPr>
      </w:pPr>
      <w:r w:rsidDel="00000000" w:rsidR="00000000" w:rsidRPr="00000000">
        <w:rPr>
          <w:sz w:val="24"/>
          <w:szCs w:val="24"/>
          <w:rtl w:val="0"/>
        </w:rPr>
        <w:t xml:space="preserve">Co-Organizer: DENR-BMB</w:t>
      </w:r>
    </w:p>
    <w:p w:rsidR="00000000" w:rsidDel="00000000" w:rsidP="00000000" w:rsidRDefault="00000000" w:rsidRPr="00000000" w14:paraId="000000D5">
      <w:pPr>
        <w:rPr>
          <w:sz w:val="24"/>
          <w:szCs w:val="24"/>
        </w:rPr>
      </w:pPr>
      <w:r w:rsidDel="00000000" w:rsidR="00000000" w:rsidRPr="00000000">
        <w:rPr>
          <w:sz w:val="24"/>
          <w:szCs w:val="24"/>
          <w:rtl w:val="0"/>
        </w:rPr>
        <w:t xml:space="preserve">Documenter: </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numPr>
          <w:ilvl w:val="0"/>
          <w:numId w:val="8"/>
        </w:numPr>
        <w:ind w:left="720" w:hanging="360"/>
        <w:rPr>
          <w:sz w:val="24"/>
          <w:szCs w:val="24"/>
        </w:rPr>
      </w:pPr>
      <w:r w:rsidDel="00000000" w:rsidR="00000000" w:rsidRPr="00000000">
        <w:rPr>
          <w:sz w:val="24"/>
          <w:szCs w:val="24"/>
          <w:rtl w:val="0"/>
        </w:rPr>
        <w:t xml:space="preserve">Background</w:t>
      </w:r>
    </w:p>
    <w:p w:rsidR="00000000" w:rsidDel="00000000" w:rsidP="00000000" w:rsidRDefault="00000000" w:rsidRPr="00000000" w14:paraId="000000D8">
      <w:pPr>
        <w:ind w:left="720" w:firstLine="0"/>
        <w:rPr>
          <w:sz w:val="24"/>
          <w:szCs w:val="24"/>
        </w:rPr>
      </w:pPr>
      <w:r w:rsidDel="00000000" w:rsidR="00000000" w:rsidRPr="00000000">
        <w:rPr>
          <w:rtl w:val="0"/>
        </w:rPr>
      </w:r>
    </w:p>
    <w:p w:rsidR="00000000" w:rsidDel="00000000" w:rsidP="00000000" w:rsidRDefault="00000000" w:rsidRPr="00000000" w14:paraId="000000D9">
      <w:pPr>
        <w:numPr>
          <w:ilvl w:val="0"/>
          <w:numId w:val="8"/>
        </w:numPr>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0DA">
      <w:pPr>
        <w:ind w:left="720" w:firstLine="0"/>
        <w:rPr>
          <w:sz w:val="24"/>
          <w:szCs w:val="24"/>
        </w:rPr>
      </w:pPr>
      <w:r w:rsidDel="00000000" w:rsidR="00000000" w:rsidRPr="00000000">
        <w:rPr>
          <w:rtl w:val="0"/>
        </w:rPr>
      </w:r>
    </w:p>
    <w:p w:rsidR="00000000" w:rsidDel="00000000" w:rsidP="00000000" w:rsidRDefault="00000000" w:rsidRPr="00000000" w14:paraId="000000DB">
      <w:pPr>
        <w:numPr>
          <w:ilvl w:val="0"/>
          <w:numId w:val="8"/>
        </w:numPr>
        <w:ind w:left="720" w:hanging="360"/>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0DC">
      <w:pPr>
        <w:ind w:left="720" w:firstLine="0"/>
        <w:rPr>
          <w:sz w:val="24"/>
          <w:szCs w:val="24"/>
        </w:rPr>
      </w:pPr>
      <w:r w:rsidDel="00000000" w:rsidR="00000000" w:rsidRPr="00000000">
        <w:rPr>
          <w:rtl w:val="0"/>
        </w:rPr>
      </w:r>
    </w:p>
    <w:p w:rsidR="00000000" w:rsidDel="00000000" w:rsidP="00000000" w:rsidRDefault="00000000" w:rsidRPr="00000000" w14:paraId="000000DD">
      <w:pPr>
        <w:numPr>
          <w:ilvl w:val="0"/>
          <w:numId w:val="8"/>
        </w:numPr>
        <w:ind w:left="720" w:hanging="360"/>
        <w:rPr>
          <w:sz w:val="24"/>
          <w:szCs w:val="24"/>
        </w:rPr>
      </w:pPr>
      <w:r w:rsidDel="00000000" w:rsidR="00000000" w:rsidRPr="00000000">
        <w:rPr>
          <w:sz w:val="24"/>
          <w:szCs w:val="24"/>
          <w:rtl w:val="0"/>
        </w:rPr>
        <w:t xml:space="preserve">Topics</w:t>
      </w:r>
    </w:p>
    <w:p w:rsidR="00000000" w:rsidDel="00000000" w:rsidP="00000000" w:rsidRDefault="00000000" w:rsidRPr="00000000" w14:paraId="000000DE">
      <w:pPr>
        <w:ind w:left="720" w:firstLine="0"/>
        <w:rPr>
          <w:sz w:val="24"/>
          <w:szCs w:val="24"/>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280"/>
        <w:tblGridChange w:id="0">
          <w:tblGrid>
            <w:gridCol w:w="3360"/>
            <w:gridCol w:w="5280"/>
          </w:tblGrid>
        </w:tblGridChange>
      </w:tblGrid>
      <w:tr>
        <w:trPr>
          <w:cantSplit w:val="0"/>
          <w:tblHeader w:val="0"/>
        </w:trPr>
        <w:tc>
          <w:tcPr>
            <w:shd w:fill="6aa84f" w:val="clear"/>
          </w:tcPr>
          <w:p w:rsidR="00000000" w:rsidDel="00000000" w:rsidP="00000000" w:rsidRDefault="00000000" w:rsidRPr="00000000" w14:paraId="000000DF">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0E0">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0E1">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Ecotourism Models and Standards</w:t>
            </w:r>
          </w:p>
          <w:p w:rsidR="00000000" w:rsidDel="00000000" w:rsidP="00000000" w:rsidRDefault="00000000" w:rsidRPr="00000000" w14:paraId="000000E2">
            <w:pPr>
              <w:rPr>
                <w:b w:val="1"/>
                <w:bCs w:val="1"/>
                <w:sz w:val="24"/>
                <w:szCs w:val="24"/>
              </w:rPr>
            </w:pPr>
            <w:r w:rsidDel="00000000" w:rsidR="00000000" w:rsidRPr="00000000">
              <w:rPr>
                <w:rtl w:val="0"/>
              </w:rPr>
            </w:r>
          </w:p>
        </w:tc>
        <w:tc>
          <w:tcPr/>
          <w:p w:rsidR="00000000" w:rsidDel="00000000" w:rsidP="00000000" w:rsidRDefault="00000000" w:rsidRPr="00000000" w14:paraId="000000E3">
            <w:pPr>
              <w:widowControl w:val="0"/>
              <w:numPr>
                <w:ilvl w:val="0"/>
                <w:numId w:val="64"/>
              </w:numPr>
              <w:spacing w:after="0" w:afterAutospacing="0" w:before="20" w:line="240" w:lineRule="auto"/>
              <w:ind w:left="720" w:hanging="360"/>
              <w:rPr>
                <w:sz w:val="20"/>
                <w:szCs w:val="20"/>
              </w:rPr>
            </w:pPr>
            <w:r w:rsidDel="00000000" w:rsidR="00000000" w:rsidRPr="00000000">
              <w:rPr>
                <w:sz w:val="24"/>
                <w:szCs w:val="24"/>
                <w:rtl w:val="0"/>
              </w:rPr>
              <w:t xml:space="preserve">Sustainable Marine Tourism Practices- Reef world Foundation (Green Fins)</w:t>
            </w:r>
          </w:p>
          <w:p w:rsidR="00000000" w:rsidDel="00000000" w:rsidP="00000000" w:rsidRDefault="00000000" w:rsidRPr="00000000" w14:paraId="000000E4">
            <w:pPr>
              <w:widowControl w:val="0"/>
              <w:numPr>
                <w:ilvl w:val="0"/>
                <w:numId w:val="64"/>
              </w:numPr>
              <w:spacing w:after="0" w:afterAutospacing="0" w:before="0" w:beforeAutospacing="0" w:line="240" w:lineRule="auto"/>
              <w:ind w:left="720" w:hanging="360"/>
              <w:rPr>
                <w:sz w:val="20"/>
                <w:szCs w:val="20"/>
              </w:rPr>
            </w:pPr>
            <w:r w:rsidDel="00000000" w:rsidR="00000000" w:rsidRPr="00000000">
              <w:rPr>
                <w:sz w:val="24"/>
                <w:szCs w:val="24"/>
                <w:rtl w:val="0"/>
              </w:rPr>
              <w:t xml:space="preserve">Sibalom Natural Park, Philippines (BIOFIN)</w:t>
            </w:r>
          </w:p>
          <w:p w:rsidR="00000000" w:rsidDel="00000000" w:rsidP="00000000" w:rsidRDefault="00000000" w:rsidRPr="00000000" w14:paraId="000000E5">
            <w:pPr>
              <w:widowControl w:val="0"/>
              <w:numPr>
                <w:ilvl w:val="0"/>
                <w:numId w:val="64"/>
              </w:numPr>
              <w:spacing w:after="0" w:afterAutospacing="0" w:before="0" w:beforeAutospacing="0" w:line="240" w:lineRule="auto"/>
              <w:ind w:left="720" w:hanging="360"/>
              <w:rPr>
                <w:sz w:val="20"/>
                <w:szCs w:val="20"/>
              </w:rPr>
            </w:pPr>
            <w:r w:rsidDel="00000000" w:rsidR="00000000" w:rsidRPr="00000000">
              <w:rPr>
                <w:sz w:val="24"/>
                <w:szCs w:val="24"/>
                <w:rtl w:val="0"/>
              </w:rPr>
              <w:t xml:space="preserve">Gunung Mulu National Park, Malaysia</w:t>
            </w:r>
          </w:p>
          <w:p w:rsidR="00000000" w:rsidDel="00000000" w:rsidP="00000000" w:rsidRDefault="00000000" w:rsidRPr="00000000" w14:paraId="000000E6">
            <w:pPr>
              <w:widowControl w:val="0"/>
              <w:numPr>
                <w:ilvl w:val="0"/>
                <w:numId w:val="64"/>
              </w:numPr>
              <w:spacing w:after="20" w:before="0" w:beforeAutospacing="0" w:line="240" w:lineRule="auto"/>
              <w:ind w:left="720" w:hanging="360"/>
              <w:rPr>
                <w:color w:val="ff0000"/>
                <w:sz w:val="24"/>
                <w:szCs w:val="24"/>
              </w:rPr>
            </w:pPr>
            <w:r w:rsidDel="00000000" w:rsidR="00000000" w:rsidRPr="00000000">
              <w:rPr>
                <w:color w:val="ff0000"/>
                <w:sz w:val="24"/>
                <w:szCs w:val="24"/>
                <w:rtl w:val="0"/>
              </w:rPr>
              <w:t xml:space="preserve">Bang Pu Nature Education Center, Thailand</w:t>
            </w:r>
          </w:p>
        </w:tc>
      </w:tr>
      <w:tr>
        <w:trPr>
          <w:cantSplit w:val="0"/>
          <w:tblHeader w:val="0"/>
        </w:trPr>
        <w:tc>
          <w:tcPr/>
          <w:p w:rsidR="00000000" w:rsidDel="00000000" w:rsidP="00000000" w:rsidRDefault="00000000" w:rsidRPr="00000000" w14:paraId="000000E7">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Managing Tourism Impacts and Carrying Capacity</w:t>
            </w:r>
          </w:p>
        </w:tc>
        <w:tc>
          <w:tcPr/>
          <w:p w:rsidR="00000000" w:rsidDel="00000000" w:rsidP="00000000" w:rsidRDefault="00000000" w:rsidRPr="00000000" w14:paraId="000000E8">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Department of National Parks, Thailand</w:t>
            </w:r>
          </w:p>
          <w:p w:rsidR="00000000" w:rsidDel="00000000" w:rsidP="00000000" w:rsidRDefault="00000000" w:rsidRPr="00000000" w14:paraId="000000E9">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Biodiversity-Friendly Enterprise - Ecotourism and Almaciga Resin, Mt. Hamiguitan Range Wildlife Sanctuary</w:t>
              <w:tab/>
            </w:r>
          </w:p>
          <w:p w:rsidR="00000000" w:rsidDel="00000000" w:rsidP="00000000" w:rsidRDefault="00000000" w:rsidRPr="00000000" w14:paraId="000000EA">
            <w:pPr>
              <w:widowControl w:val="0"/>
              <w:spacing w:after="20" w:before="2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B">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Community-Based Tourism Enterprises</w:t>
            </w:r>
          </w:p>
        </w:tc>
        <w:tc>
          <w:tcPr/>
          <w:p w:rsidR="00000000" w:rsidDel="00000000" w:rsidP="00000000" w:rsidRDefault="00000000" w:rsidRPr="00000000" w14:paraId="000000EC">
            <w:pPr>
              <w:widowControl w:val="0"/>
              <w:numPr>
                <w:ilvl w:val="0"/>
                <w:numId w:val="64"/>
              </w:numPr>
              <w:spacing w:after="0" w:afterAutospacing="0" w:before="20" w:line="240" w:lineRule="auto"/>
              <w:ind w:left="720" w:hanging="360"/>
              <w:rPr>
                <w:sz w:val="20"/>
                <w:szCs w:val="20"/>
              </w:rPr>
            </w:pPr>
            <w:r w:rsidDel="00000000" w:rsidR="00000000" w:rsidRPr="00000000">
              <w:rPr>
                <w:sz w:val="24"/>
                <w:szCs w:val="24"/>
                <w:rtl w:val="0"/>
              </w:rPr>
              <w:t xml:space="preserve">Hoàng Liên National Park , Vietnam</w:t>
            </w:r>
          </w:p>
          <w:p w:rsidR="00000000" w:rsidDel="00000000" w:rsidP="00000000" w:rsidRDefault="00000000" w:rsidRPr="00000000" w14:paraId="000000ED">
            <w:pPr>
              <w:widowControl w:val="0"/>
              <w:numPr>
                <w:ilvl w:val="0"/>
                <w:numId w:val="64"/>
              </w:numPr>
              <w:spacing w:after="0" w:afterAutospacing="0" w:before="0" w:beforeAutospacing="0" w:line="240" w:lineRule="auto"/>
              <w:ind w:left="720" w:hanging="360"/>
              <w:rPr>
                <w:sz w:val="20"/>
                <w:szCs w:val="20"/>
              </w:rPr>
            </w:pPr>
            <w:r w:rsidDel="00000000" w:rsidR="00000000" w:rsidRPr="00000000">
              <w:rPr>
                <w:sz w:val="24"/>
                <w:szCs w:val="24"/>
                <w:rtl w:val="0"/>
              </w:rPr>
              <w:t xml:space="preserve">Bojo Aloguinsan Ecotourism Association (BAETAS), Tañon Strait Protected Seascape, Philippines</w:t>
            </w:r>
          </w:p>
          <w:p w:rsidR="00000000" w:rsidDel="00000000" w:rsidP="00000000" w:rsidRDefault="00000000" w:rsidRPr="00000000" w14:paraId="000000EE">
            <w:pPr>
              <w:widowControl w:val="0"/>
              <w:numPr>
                <w:ilvl w:val="0"/>
                <w:numId w:val="64"/>
              </w:numPr>
              <w:spacing w:after="20" w:before="0" w:beforeAutospacing="0" w:line="240" w:lineRule="auto"/>
              <w:ind w:left="720" w:hanging="360"/>
              <w:rPr>
                <w:sz w:val="20"/>
                <w:szCs w:val="20"/>
              </w:rPr>
            </w:pPr>
            <w:r w:rsidDel="00000000" w:rsidR="00000000" w:rsidRPr="00000000">
              <w:rPr>
                <w:sz w:val="24"/>
                <w:szCs w:val="24"/>
                <w:rtl w:val="0"/>
              </w:rPr>
              <w:t xml:space="preserve">Eco Guides, Mts. Timpoong Hibok-hibok Natural Monument, Philippines</w:t>
            </w:r>
          </w:p>
        </w:tc>
      </w:tr>
      <w:tr>
        <w:trPr>
          <w:cantSplit w:val="0"/>
          <w:tblHeader w:val="0"/>
        </w:trPr>
        <w:tc>
          <w:tcPr/>
          <w:p w:rsidR="00000000" w:rsidDel="00000000" w:rsidP="00000000" w:rsidRDefault="00000000" w:rsidRPr="00000000" w14:paraId="000000EF">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Sustainable Agricultural Practices</w:t>
            </w:r>
          </w:p>
        </w:tc>
        <w:tc>
          <w:tcPr/>
          <w:p w:rsidR="00000000" w:rsidDel="00000000" w:rsidP="00000000" w:rsidRDefault="00000000" w:rsidRPr="00000000" w14:paraId="000000F0">
            <w:pPr>
              <w:widowControl w:val="0"/>
              <w:numPr>
                <w:ilvl w:val="0"/>
                <w:numId w:val="64"/>
              </w:numPr>
              <w:spacing w:after="20" w:before="20" w:line="240" w:lineRule="auto"/>
              <w:ind w:left="720" w:hanging="360"/>
              <w:rPr>
                <w:sz w:val="24"/>
                <w:szCs w:val="24"/>
              </w:rPr>
            </w:pPr>
            <w:r w:rsidDel="00000000" w:rsidR="00000000" w:rsidRPr="00000000">
              <w:rPr>
                <w:sz w:val="24"/>
                <w:szCs w:val="24"/>
                <w:rtl w:val="0"/>
              </w:rPr>
              <w:t xml:space="preserve">Biodiversity- Friendly Agricultural Practices, BMB-CAWED</w:t>
            </w:r>
          </w:p>
        </w:tc>
      </w:tr>
    </w:tbl>
    <w:p w:rsidR="00000000" w:rsidDel="00000000" w:rsidP="00000000" w:rsidRDefault="00000000" w:rsidRPr="00000000" w14:paraId="000000F1">
      <w:pPr>
        <w:ind w:left="720" w:firstLine="0"/>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numPr>
          <w:ilvl w:val="0"/>
          <w:numId w:val="8"/>
        </w:numPr>
        <w:ind w:left="720" w:hanging="360"/>
        <w:rPr>
          <w:sz w:val="24"/>
          <w:szCs w:val="24"/>
        </w:rPr>
      </w:pPr>
      <w:r w:rsidDel="00000000" w:rsidR="00000000" w:rsidRPr="00000000">
        <w:rPr>
          <w:sz w:val="24"/>
          <w:szCs w:val="24"/>
          <w:rtl w:val="0"/>
        </w:rPr>
        <w:t xml:space="preserve">Session Format</w:t>
      </w:r>
    </w:p>
    <w:p w:rsidR="00000000" w:rsidDel="00000000" w:rsidP="00000000" w:rsidRDefault="00000000" w:rsidRPr="00000000" w14:paraId="000000F4">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F5">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0F6">
      <w:pPr>
        <w:numPr>
          <w:ilvl w:val="0"/>
          <w:numId w:val="8"/>
        </w:numPr>
        <w:ind w:left="720" w:hanging="360"/>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0F7">
      <w:pPr>
        <w:ind w:left="720" w:firstLine="0"/>
        <w:rPr>
          <w:sz w:val="24"/>
          <w:szCs w:val="24"/>
        </w:rPr>
        <w:sectPr>
          <w:footerReference r:id="rId9" w:type="default"/>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10" w:type="default"/>
          <w:type w:val="nextPage"/>
          <w:pgSz w:h="18720" w:w="12240" w:orient="portrait"/>
          <w:pgMar w:bottom="1440" w:top="1440" w:left="1440" w:right="1440" w:header="720" w:footer="720"/>
          <w:pgNumType w:start="1"/>
        </w:sectPr>
      </w:pPr>
      <w:bookmarkStart w:colFirst="0" w:colLast="0" w:name="_n8cad9k3lr9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ST2-BSB</w:t>
      </w:r>
      <w:r w:rsidDel="00000000" w:rsidR="00000000" w:rsidRPr="00000000">
        <w:rPr>
          <w:rtl w:val="0"/>
        </w:rPr>
      </w:r>
    </w:p>
    <w:p w:rsidR="00000000" w:rsidDel="00000000" w:rsidP="00000000" w:rsidRDefault="00000000" w:rsidRPr="00000000" w14:paraId="000000F9">
      <w:pPr>
        <w:spacing w:after="20" w:before="20" w:line="240" w:lineRule="auto"/>
        <w:jc w:val="center"/>
        <w:rPr>
          <w:b w:val="1"/>
          <w:bCs w:val="1"/>
          <w:sz w:val="24"/>
          <w:szCs w:val="24"/>
        </w:rPr>
      </w:pPr>
      <w:r w:rsidDel="00000000" w:rsidR="00000000" w:rsidRPr="00000000">
        <w:rPr>
          <w:b w:val="1"/>
          <w:bCs w:val="1"/>
          <w:sz w:val="24"/>
          <w:szCs w:val="24"/>
          <w:rtl w:val="0"/>
        </w:rPr>
        <w:t xml:space="preserve">Stream 2: ASEAN Heritage Parks as Prosperity Corridor</w:t>
      </w:r>
    </w:p>
    <w:p w:rsidR="00000000" w:rsidDel="00000000" w:rsidP="00000000" w:rsidRDefault="00000000" w:rsidRPr="00000000" w14:paraId="000000FA">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Breakout Session B: Natural Capital Accounting and Blue Economy</w:t>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Date: 09 September 2026</w:t>
      </w:r>
    </w:p>
    <w:p w:rsidR="00000000" w:rsidDel="00000000" w:rsidP="00000000" w:rsidRDefault="00000000" w:rsidRPr="00000000" w14:paraId="000000FD">
      <w:pPr>
        <w:rPr>
          <w:sz w:val="24"/>
          <w:szCs w:val="24"/>
        </w:rPr>
      </w:pPr>
      <w:r w:rsidDel="00000000" w:rsidR="00000000" w:rsidRPr="00000000">
        <w:rPr>
          <w:sz w:val="24"/>
          <w:szCs w:val="24"/>
          <w:rtl w:val="0"/>
        </w:rPr>
        <w:t xml:space="preserve">Time: </w:t>
      </w:r>
    </w:p>
    <w:p w:rsidR="00000000" w:rsidDel="00000000" w:rsidP="00000000" w:rsidRDefault="00000000" w:rsidRPr="00000000" w14:paraId="000000FE">
      <w:pPr>
        <w:rPr>
          <w:sz w:val="24"/>
          <w:szCs w:val="24"/>
        </w:rPr>
      </w:pPr>
      <w:r w:rsidDel="00000000" w:rsidR="00000000" w:rsidRPr="00000000">
        <w:rPr>
          <w:sz w:val="24"/>
          <w:szCs w:val="24"/>
          <w:rtl w:val="0"/>
        </w:rPr>
        <w:t xml:space="preserve">Venue: Seda North, Quezon City</w:t>
      </w:r>
    </w:p>
    <w:p w:rsidR="00000000" w:rsidDel="00000000" w:rsidP="00000000" w:rsidRDefault="00000000" w:rsidRPr="00000000" w14:paraId="000000FF">
      <w:pPr>
        <w:rPr>
          <w:color w:val="ff0000"/>
          <w:sz w:val="24"/>
          <w:szCs w:val="24"/>
        </w:rPr>
      </w:pPr>
      <w:r w:rsidDel="00000000" w:rsidR="00000000" w:rsidRPr="00000000">
        <w:rPr>
          <w:sz w:val="24"/>
          <w:szCs w:val="24"/>
          <w:rtl w:val="0"/>
        </w:rPr>
        <w:t xml:space="preserve">Chair: ASec. Noralene Uy</w:t>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Co-Organizer: REECS and BMB Coastal and Marine Division</w:t>
      </w:r>
    </w:p>
    <w:p w:rsidR="00000000" w:rsidDel="00000000" w:rsidP="00000000" w:rsidRDefault="00000000" w:rsidRPr="00000000" w14:paraId="00000101">
      <w:pPr>
        <w:rPr>
          <w:sz w:val="24"/>
          <w:szCs w:val="24"/>
        </w:rPr>
      </w:pPr>
      <w:r w:rsidDel="00000000" w:rsidR="00000000" w:rsidRPr="00000000">
        <w:rPr>
          <w:sz w:val="24"/>
          <w:szCs w:val="24"/>
          <w:rtl w:val="0"/>
        </w:rPr>
        <w:t xml:space="preserve">Facilitator: Rina Rosales/ Ann delos Angeles</w:t>
      </w:r>
    </w:p>
    <w:p w:rsidR="00000000" w:rsidDel="00000000" w:rsidP="00000000" w:rsidRDefault="00000000" w:rsidRPr="00000000" w14:paraId="00000102">
      <w:pPr>
        <w:rPr>
          <w:sz w:val="24"/>
          <w:szCs w:val="24"/>
        </w:rPr>
      </w:pPr>
      <w:r w:rsidDel="00000000" w:rsidR="00000000" w:rsidRPr="00000000">
        <w:rPr>
          <w:sz w:val="24"/>
          <w:szCs w:val="24"/>
          <w:rtl w:val="0"/>
        </w:rPr>
        <w:t xml:space="preserve">Documenter: Freddie Palermo, Grace Dizon, Raquel Flores</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numPr>
          <w:ilvl w:val="0"/>
          <w:numId w:val="8"/>
        </w:numPr>
        <w:ind w:left="720" w:hanging="360"/>
        <w:rPr>
          <w:b w:val="1"/>
          <w:bCs w:val="1"/>
          <w:sz w:val="24"/>
          <w:szCs w:val="24"/>
        </w:rPr>
      </w:pPr>
      <w:r w:rsidDel="00000000" w:rsidR="00000000" w:rsidRPr="00000000">
        <w:rPr>
          <w:b w:val="1"/>
          <w:bCs w:val="1"/>
          <w:sz w:val="24"/>
          <w:szCs w:val="24"/>
          <w:rtl w:val="0"/>
        </w:rPr>
        <w:t xml:space="preserve">Background</w:t>
      </w:r>
    </w:p>
    <w:p w:rsidR="00000000" w:rsidDel="00000000" w:rsidP="00000000" w:rsidRDefault="00000000" w:rsidRPr="00000000" w14:paraId="00000105">
      <w:pPr>
        <w:rPr>
          <w:b w:val="1"/>
          <w:bCs w:val="1"/>
          <w:sz w:val="24"/>
          <w:szCs w:val="24"/>
        </w:rPr>
      </w:pPr>
      <w:r w:rsidDel="00000000" w:rsidR="00000000" w:rsidRPr="00000000">
        <w:rPr>
          <w:rtl w:val="0"/>
        </w:rPr>
      </w:r>
    </w:p>
    <w:p w:rsidR="00000000" w:rsidDel="00000000" w:rsidP="00000000" w:rsidRDefault="00000000" w:rsidRPr="00000000" w14:paraId="00000106">
      <w:pPr>
        <w:ind w:left="720" w:firstLine="0"/>
        <w:jc w:val="both"/>
        <w:rPr>
          <w:sz w:val="24"/>
          <w:szCs w:val="24"/>
        </w:rPr>
      </w:pPr>
      <w:r w:rsidDel="00000000" w:rsidR="00000000" w:rsidRPr="00000000">
        <w:rPr>
          <w:sz w:val="24"/>
          <w:szCs w:val="24"/>
          <w:rtl w:val="0"/>
        </w:rPr>
        <w:t xml:space="preserve">The ASEAN Blue Economy Framework, adopted in 2023, recognizes the sustainable use of oceans, seas, and coastal resources as a key driver of inclusive economic growth, environmental sustainability, and regional resilience. As one of the world's most marine-dependent regions, ASEAN seeks to harness opportunities from sectors such as fisheries, aquaculture, tourism, maritime transport, renewable energy, and ecosystem conservation while ensuring that economic development remains within ecological limits. Achieving this vision requires decision-making that recognizes the true value of marine and coastal ecosystems and the benefits they provide to society.</w:t>
      </w:r>
    </w:p>
    <w:p w:rsidR="00000000" w:rsidDel="00000000" w:rsidP="00000000" w:rsidRDefault="00000000" w:rsidRPr="00000000" w14:paraId="00000107">
      <w:pPr>
        <w:rPr>
          <w:b w:val="1"/>
          <w:bCs w:val="1"/>
          <w:sz w:val="24"/>
          <w:szCs w:val="24"/>
        </w:rPr>
      </w:pPr>
      <w:r w:rsidDel="00000000" w:rsidR="00000000" w:rsidRPr="00000000">
        <w:rPr>
          <w:rtl w:val="0"/>
        </w:rPr>
      </w:r>
    </w:p>
    <w:p w:rsidR="00000000" w:rsidDel="00000000" w:rsidP="00000000" w:rsidRDefault="00000000" w:rsidRPr="00000000" w14:paraId="00000108">
      <w:pPr>
        <w:ind w:left="720" w:firstLine="0"/>
        <w:jc w:val="both"/>
        <w:rPr>
          <w:sz w:val="24"/>
          <w:szCs w:val="24"/>
        </w:rPr>
      </w:pPr>
      <w:r w:rsidDel="00000000" w:rsidR="00000000" w:rsidRPr="00000000">
        <w:rPr>
          <w:sz w:val="24"/>
          <w:szCs w:val="24"/>
          <w:rtl w:val="0"/>
        </w:rPr>
        <w:t xml:space="preserve">“Capital has traditionally been thought of only as money, but capital describes any resource or asset that stores or provides value to people. Natural capital, social capital and human capital work in much the same way as traditional capital – if we invest in them they create value, and if we degrade them we limit their value.” (</w:t>
      </w:r>
      <w:hyperlink r:id="rId11">
        <w:r w:rsidDel="00000000" w:rsidR="00000000" w:rsidRPr="00000000">
          <w:rPr>
            <w:color w:val="1155cc"/>
            <w:sz w:val="24"/>
            <w:szCs w:val="24"/>
            <w:u w:val="single"/>
            <w:rtl w:val="0"/>
          </w:rPr>
          <w:t xml:space="preserve">https://capitalscoalition.org/</w:t>
        </w:r>
      </w:hyperlink>
      <w:r w:rsidDel="00000000" w:rsidR="00000000" w:rsidRPr="00000000">
        <w:rPr>
          <w:sz w:val="24"/>
          <w:szCs w:val="24"/>
          <w:rtl w:val="0"/>
        </w:rPr>
        <w:t xml:space="preserve">). </w:t>
      </w:r>
    </w:p>
    <w:p w:rsidR="00000000" w:rsidDel="00000000" w:rsidP="00000000" w:rsidRDefault="00000000" w:rsidRPr="00000000" w14:paraId="00000109">
      <w:pPr>
        <w:ind w:left="720" w:firstLine="0"/>
        <w:jc w:val="both"/>
        <w:rPr>
          <w:sz w:val="24"/>
          <w:szCs w:val="24"/>
        </w:rPr>
      </w:pPr>
      <w:r w:rsidDel="00000000" w:rsidR="00000000" w:rsidRPr="00000000">
        <w:rPr>
          <w:rtl w:val="0"/>
        </w:rPr>
      </w:r>
    </w:p>
    <w:p w:rsidR="00000000" w:rsidDel="00000000" w:rsidP="00000000" w:rsidRDefault="00000000" w:rsidRPr="00000000" w14:paraId="0000010A">
      <w:pPr>
        <w:ind w:left="720" w:firstLine="0"/>
        <w:jc w:val="both"/>
        <w:rPr>
          <w:sz w:val="24"/>
          <w:szCs w:val="24"/>
        </w:rPr>
      </w:pPr>
      <w:r w:rsidDel="00000000" w:rsidR="00000000" w:rsidRPr="00000000">
        <w:rPr>
          <w:sz w:val="24"/>
          <w:szCs w:val="24"/>
          <w:rtl w:val="0"/>
        </w:rPr>
        <w:t xml:space="preserve">It has come to the attention of governments that accounting for the contribution and degradation of natural capital is important in painting a more complete picture of where a country’s economy is headed, and whether this path is sustainable or not in the long-run. Human activities not only create an impact on natural capital, they also depend on the latter in varying degrees. The blue economy is no exception to this. </w:t>
      </w:r>
    </w:p>
    <w:p w:rsidR="00000000" w:rsidDel="00000000" w:rsidP="00000000" w:rsidRDefault="00000000" w:rsidRPr="00000000" w14:paraId="0000010B">
      <w:pPr>
        <w:ind w:left="720" w:firstLine="0"/>
        <w:jc w:val="both"/>
        <w:rPr>
          <w:sz w:val="24"/>
          <w:szCs w:val="24"/>
        </w:rPr>
      </w:pPr>
      <w:r w:rsidDel="00000000" w:rsidR="00000000" w:rsidRPr="00000000">
        <w:rPr>
          <w:rtl w:val="0"/>
        </w:rPr>
      </w:r>
    </w:p>
    <w:p w:rsidR="00000000" w:rsidDel="00000000" w:rsidP="00000000" w:rsidRDefault="00000000" w:rsidRPr="00000000" w14:paraId="0000010C">
      <w:pPr>
        <w:ind w:left="720" w:firstLine="0"/>
        <w:jc w:val="both"/>
        <w:rPr>
          <w:sz w:val="24"/>
          <w:szCs w:val="24"/>
        </w:rPr>
      </w:pPr>
      <w:r w:rsidDel="00000000" w:rsidR="00000000" w:rsidRPr="00000000">
        <w:rPr>
          <w:sz w:val="24"/>
          <w:szCs w:val="24"/>
          <w:rtl w:val="0"/>
        </w:rPr>
        <w:t xml:space="preserve">The ASEAN is in the process of developing an ASEAN NCA Roadmap which contains a set of flagship programmes and relevant initiatives of companies and governments in the region that focus on economic activity as the catalyst of natural capital development. The Roadmap is being based on an assessment of natural capital policies and practices in ASEAN public and private sectors, including gaps and opportunities which aim to advance sustainable collective action and management of natural resources (</w:t>
      </w:r>
      <w:hyperlink r:id="rId12">
        <w:r w:rsidDel="00000000" w:rsidR="00000000" w:rsidRPr="00000000">
          <w:rPr>
            <w:color w:val="1155cc"/>
            <w:sz w:val="24"/>
            <w:szCs w:val="24"/>
            <w:u w:val="single"/>
            <w:rtl w:val="0"/>
          </w:rPr>
          <w:t xml:space="preserve">https://asean.org/book/asean-natural-capital-status-report-investing-in-sustainable-natural-capital-in-asean/</w:t>
        </w:r>
      </w:hyperlink>
      <w:r w:rsidDel="00000000" w:rsidR="00000000" w:rsidRPr="00000000">
        <w:rPr>
          <w:sz w:val="24"/>
          <w:szCs w:val="24"/>
          <w:rtl w:val="0"/>
        </w:rPr>
        <w:t xml:space="preserve">).</w:t>
      </w:r>
    </w:p>
    <w:p w:rsidR="00000000" w:rsidDel="00000000" w:rsidP="00000000" w:rsidRDefault="00000000" w:rsidRPr="00000000" w14:paraId="0000010D">
      <w:pPr>
        <w:ind w:left="720" w:firstLine="0"/>
        <w:rPr>
          <w:sz w:val="24"/>
          <w:szCs w:val="24"/>
        </w:rPr>
      </w:pPr>
      <w:r w:rsidDel="00000000" w:rsidR="00000000" w:rsidRPr="00000000">
        <w:rPr>
          <w:rtl w:val="0"/>
        </w:rPr>
      </w:r>
    </w:p>
    <w:p w:rsidR="00000000" w:rsidDel="00000000" w:rsidP="00000000" w:rsidRDefault="00000000" w:rsidRPr="00000000" w14:paraId="0000010E">
      <w:pPr>
        <w:ind w:left="720" w:firstLine="0"/>
        <w:jc w:val="both"/>
        <w:rPr>
          <w:sz w:val="24"/>
          <w:szCs w:val="24"/>
        </w:rPr>
      </w:pPr>
      <w:r w:rsidDel="00000000" w:rsidR="00000000" w:rsidRPr="00000000">
        <w:rPr>
          <w:sz w:val="24"/>
          <w:szCs w:val="24"/>
          <w:rtl w:val="0"/>
        </w:rPr>
        <w:t xml:space="preserve">This session aims to highlight how Natural Capital Accounting can serve as an enabling tool for implementing the ASEAN Blue Economy Framework by providing evidence-based information to guide policy, investment, and sustainable resource management. Through practical experiences and regional perspectives, the session will explore how NCA can help ensure that blue economy development generates long-term economic prosperity while maintaining the health and productivity of ASEAN's marine and coastal natural capital.</w:t>
      </w:r>
    </w:p>
    <w:p w:rsidR="00000000" w:rsidDel="00000000" w:rsidP="00000000" w:rsidRDefault="00000000" w:rsidRPr="00000000" w14:paraId="0000010F">
      <w:pPr>
        <w:ind w:left="720" w:firstLine="0"/>
        <w:rPr>
          <w:sz w:val="24"/>
          <w:szCs w:val="24"/>
        </w:rPr>
      </w:pPr>
      <w:r w:rsidDel="00000000" w:rsidR="00000000" w:rsidRPr="00000000">
        <w:rPr>
          <w:rtl w:val="0"/>
        </w:rPr>
      </w:r>
    </w:p>
    <w:p w:rsidR="00000000" w:rsidDel="00000000" w:rsidP="00000000" w:rsidRDefault="00000000" w:rsidRPr="00000000" w14:paraId="00000110">
      <w:pPr>
        <w:numPr>
          <w:ilvl w:val="0"/>
          <w:numId w:val="8"/>
        </w:numPr>
        <w:ind w:left="720" w:hanging="360"/>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111">
      <w:pPr>
        <w:ind w:left="720" w:firstLine="0"/>
        <w:rPr>
          <w:sz w:val="24"/>
          <w:szCs w:val="24"/>
        </w:rPr>
      </w:pPr>
      <w:r w:rsidDel="00000000" w:rsidR="00000000" w:rsidRPr="00000000">
        <w:rPr>
          <w:rtl w:val="0"/>
        </w:rPr>
      </w:r>
    </w:p>
    <w:p w:rsidR="00000000" w:rsidDel="00000000" w:rsidP="00000000" w:rsidRDefault="00000000" w:rsidRPr="00000000" w14:paraId="00000112">
      <w:pPr>
        <w:ind w:left="720" w:firstLine="0"/>
        <w:jc w:val="both"/>
        <w:rPr>
          <w:sz w:val="24"/>
          <w:szCs w:val="24"/>
        </w:rPr>
      </w:pPr>
      <w:r w:rsidDel="00000000" w:rsidR="00000000" w:rsidRPr="00000000">
        <w:rPr>
          <w:sz w:val="24"/>
          <w:szCs w:val="24"/>
          <w:rtl w:val="0"/>
        </w:rPr>
        <w:t xml:space="preserve">This session will attempt to provide a microcosm of these initiatives and show how NCA is being used in sustaining the blue economy. It will feature selected best practices that are being established for mainstreaming NCA into decision-making at the national and local levels, as well as how NCA relates to other blue economy policy frameworks that all aim to balance the impacts and dependencies of the various forms of capital on each other. </w:t>
      </w:r>
    </w:p>
    <w:p w:rsidR="00000000" w:rsidDel="00000000" w:rsidP="00000000" w:rsidRDefault="00000000" w:rsidRPr="00000000" w14:paraId="00000113">
      <w:pPr>
        <w:ind w:left="720" w:firstLine="0"/>
        <w:jc w:val="both"/>
        <w:rPr>
          <w:sz w:val="24"/>
          <w:szCs w:val="24"/>
        </w:rPr>
      </w:pPr>
      <w:r w:rsidDel="00000000" w:rsidR="00000000" w:rsidRPr="00000000">
        <w:rPr>
          <w:rtl w:val="0"/>
        </w:rPr>
      </w:r>
    </w:p>
    <w:p w:rsidR="00000000" w:rsidDel="00000000" w:rsidP="00000000" w:rsidRDefault="00000000" w:rsidRPr="00000000" w14:paraId="00000114">
      <w:pPr>
        <w:numPr>
          <w:ilvl w:val="0"/>
          <w:numId w:val="47"/>
        </w:numPr>
        <w:ind w:left="1440" w:hanging="360"/>
        <w:jc w:val="both"/>
        <w:rPr>
          <w:sz w:val="24"/>
          <w:szCs w:val="24"/>
        </w:rPr>
      </w:pPr>
      <w:r w:rsidDel="00000000" w:rsidR="00000000" w:rsidRPr="00000000">
        <w:rPr>
          <w:sz w:val="24"/>
          <w:szCs w:val="24"/>
          <w:rtl w:val="0"/>
        </w:rPr>
        <w:t xml:space="preserve">Discuss enabling mechanisms needed by a key national government agency in implementing a law on NCA.</w:t>
      </w:r>
    </w:p>
    <w:p w:rsidR="00000000" w:rsidDel="00000000" w:rsidP="00000000" w:rsidRDefault="00000000" w:rsidRPr="00000000" w14:paraId="00000115">
      <w:pPr>
        <w:numPr>
          <w:ilvl w:val="0"/>
          <w:numId w:val="47"/>
        </w:numPr>
        <w:ind w:left="1440" w:hanging="360"/>
        <w:jc w:val="both"/>
        <w:rPr>
          <w:sz w:val="24"/>
          <w:szCs w:val="24"/>
        </w:rPr>
      </w:pPr>
      <w:r w:rsidDel="00000000" w:rsidR="00000000" w:rsidRPr="00000000">
        <w:rPr>
          <w:sz w:val="24"/>
          <w:szCs w:val="24"/>
          <w:rtl w:val="0"/>
        </w:rPr>
        <w:t xml:space="preserve">Share current efforts in mainstreaming NCA into local CRM planning.</w:t>
      </w:r>
    </w:p>
    <w:p w:rsidR="00000000" w:rsidDel="00000000" w:rsidP="00000000" w:rsidRDefault="00000000" w:rsidRPr="00000000" w14:paraId="00000116">
      <w:pPr>
        <w:numPr>
          <w:ilvl w:val="0"/>
          <w:numId w:val="47"/>
        </w:numPr>
        <w:ind w:left="1440" w:hanging="360"/>
        <w:jc w:val="both"/>
        <w:rPr>
          <w:sz w:val="24"/>
          <w:szCs w:val="24"/>
        </w:rPr>
      </w:pPr>
      <w:r w:rsidDel="00000000" w:rsidR="00000000" w:rsidRPr="00000000">
        <w:rPr>
          <w:sz w:val="24"/>
          <w:szCs w:val="24"/>
          <w:rtl w:val="0"/>
        </w:rPr>
        <w:t xml:space="preserve">Feature opportunities in enhancing investments in the blue economy in consideration of natural capital enhancementProvide a platform in harmonizing various marine spatial planning activities. </w:t>
      </w:r>
    </w:p>
    <w:p w:rsidR="00000000" w:rsidDel="00000000" w:rsidP="00000000" w:rsidRDefault="00000000" w:rsidRPr="00000000" w14:paraId="00000117">
      <w:pPr>
        <w:numPr>
          <w:ilvl w:val="0"/>
          <w:numId w:val="47"/>
        </w:numPr>
        <w:ind w:left="1440" w:hanging="360"/>
        <w:jc w:val="both"/>
        <w:rPr>
          <w:sz w:val="24"/>
          <w:szCs w:val="24"/>
        </w:rPr>
      </w:pPr>
      <w:r w:rsidDel="00000000" w:rsidR="00000000" w:rsidRPr="00000000">
        <w:rPr>
          <w:sz w:val="24"/>
          <w:szCs w:val="24"/>
          <w:rtl w:val="0"/>
        </w:rPr>
        <w:t xml:space="preserve">Showcase best practices in transforming NCA results into revenue generating mechanisms and payments for ecosystem services.</w:t>
      </w:r>
      <w:r w:rsidDel="00000000" w:rsidR="00000000" w:rsidRPr="00000000">
        <w:rPr>
          <w:rtl w:val="0"/>
        </w:rPr>
      </w:r>
    </w:p>
    <w:p w:rsidR="00000000" w:rsidDel="00000000" w:rsidP="00000000" w:rsidRDefault="00000000" w:rsidRPr="00000000" w14:paraId="00000118">
      <w:pPr>
        <w:ind w:left="1440" w:firstLine="0"/>
        <w:jc w:val="both"/>
        <w:rPr>
          <w:sz w:val="24"/>
          <w:szCs w:val="24"/>
        </w:rPr>
      </w:pPr>
      <w:r w:rsidDel="00000000" w:rsidR="00000000" w:rsidRPr="00000000">
        <w:rPr>
          <w:rtl w:val="0"/>
        </w:rPr>
      </w:r>
    </w:p>
    <w:p w:rsidR="00000000" w:rsidDel="00000000" w:rsidP="00000000" w:rsidRDefault="00000000" w:rsidRPr="00000000" w14:paraId="00000119">
      <w:pPr>
        <w:numPr>
          <w:ilvl w:val="0"/>
          <w:numId w:val="8"/>
        </w:numPr>
        <w:ind w:left="720" w:hanging="360"/>
        <w:rPr>
          <w:b w:val="1"/>
          <w:bCs w:val="1"/>
          <w:sz w:val="24"/>
          <w:szCs w:val="24"/>
        </w:rPr>
      </w:pPr>
      <w:r w:rsidDel="00000000" w:rsidR="00000000" w:rsidRPr="00000000">
        <w:rPr>
          <w:b w:val="1"/>
          <w:bCs w:val="1"/>
          <w:sz w:val="24"/>
          <w:szCs w:val="24"/>
          <w:rtl w:val="0"/>
        </w:rPr>
        <w:t xml:space="preserve">Expected Outputs</w:t>
      </w:r>
    </w:p>
    <w:p w:rsidR="00000000" w:rsidDel="00000000" w:rsidP="00000000" w:rsidRDefault="00000000" w:rsidRPr="00000000" w14:paraId="0000011A">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1B">
      <w:pPr>
        <w:numPr>
          <w:ilvl w:val="0"/>
          <w:numId w:val="7"/>
        </w:numPr>
        <w:ind w:left="1440" w:hanging="360"/>
        <w:jc w:val="both"/>
        <w:rPr>
          <w:sz w:val="24"/>
          <w:szCs w:val="24"/>
        </w:rPr>
      </w:pPr>
      <w:r w:rsidDel="00000000" w:rsidR="00000000" w:rsidRPr="00000000">
        <w:rPr>
          <w:sz w:val="24"/>
          <w:szCs w:val="24"/>
          <w:rtl w:val="0"/>
        </w:rPr>
        <w:t xml:space="preserve">Increased awareness on elements of enabling the national government in Mainstreaming NCA</w:t>
      </w:r>
    </w:p>
    <w:p w:rsidR="00000000" w:rsidDel="00000000" w:rsidP="00000000" w:rsidRDefault="00000000" w:rsidRPr="00000000" w14:paraId="0000011C">
      <w:pPr>
        <w:numPr>
          <w:ilvl w:val="0"/>
          <w:numId w:val="7"/>
        </w:numPr>
        <w:ind w:left="1440" w:hanging="360"/>
        <w:jc w:val="both"/>
        <w:rPr>
          <w:sz w:val="24"/>
          <w:szCs w:val="24"/>
        </w:rPr>
      </w:pPr>
      <w:r w:rsidDel="00000000" w:rsidR="00000000" w:rsidRPr="00000000">
        <w:rPr>
          <w:sz w:val="24"/>
          <w:szCs w:val="24"/>
          <w:rtl w:val="0"/>
        </w:rPr>
        <w:t xml:space="preserve">Enhanced understanding on how to integrate NCA in the coastal resources management planning process, and other blue economy sectors</w:t>
      </w:r>
    </w:p>
    <w:p w:rsidR="00000000" w:rsidDel="00000000" w:rsidP="00000000" w:rsidRDefault="00000000" w:rsidRPr="00000000" w14:paraId="0000011D">
      <w:pPr>
        <w:numPr>
          <w:ilvl w:val="0"/>
          <w:numId w:val="7"/>
        </w:numPr>
        <w:ind w:left="1440" w:hanging="360"/>
        <w:jc w:val="both"/>
        <w:rPr>
          <w:sz w:val="24"/>
          <w:szCs w:val="24"/>
        </w:rPr>
      </w:pPr>
      <w:r w:rsidDel="00000000" w:rsidR="00000000" w:rsidRPr="00000000">
        <w:rPr>
          <w:sz w:val="24"/>
          <w:szCs w:val="24"/>
          <w:rtl w:val="0"/>
        </w:rPr>
        <w:t xml:space="preserve">Identified opportunities in promoting investments in the blue economy without necessarily sacrificing natural capital</w:t>
      </w:r>
    </w:p>
    <w:p w:rsidR="00000000" w:rsidDel="00000000" w:rsidP="00000000" w:rsidRDefault="00000000" w:rsidRPr="00000000" w14:paraId="0000011E">
      <w:pPr>
        <w:numPr>
          <w:ilvl w:val="0"/>
          <w:numId w:val="7"/>
        </w:numPr>
        <w:ind w:left="1440" w:hanging="360"/>
        <w:jc w:val="both"/>
        <w:rPr>
          <w:sz w:val="24"/>
          <w:szCs w:val="24"/>
        </w:rPr>
      </w:pPr>
      <w:r w:rsidDel="00000000" w:rsidR="00000000" w:rsidRPr="00000000">
        <w:rPr>
          <w:sz w:val="24"/>
          <w:szCs w:val="24"/>
          <w:rtl w:val="0"/>
        </w:rPr>
        <w:t xml:space="preserve">Convergence approaches for various Marine Spatial Planning (MSP) frameworks being implemented in the Philippines</w:t>
      </w:r>
    </w:p>
    <w:p w:rsidR="00000000" w:rsidDel="00000000" w:rsidP="00000000" w:rsidRDefault="00000000" w:rsidRPr="00000000" w14:paraId="0000011F">
      <w:pPr>
        <w:numPr>
          <w:ilvl w:val="0"/>
          <w:numId w:val="7"/>
        </w:numPr>
        <w:ind w:left="1440" w:hanging="360"/>
        <w:jc w:val="both"/>
        <w:rPr>
          <w:sz w:val="24"/>
          <w:szCs w:val="24"/>
        </w:rPr>
      </w:pPr>
      <w:r w:rsidDel="00000000" w:rsidR="00000000" w:rsidRPr="00000000">
        <w:rPr>
          <w:sz w:val="24"/>
          <w:szCs w:val="24"/>
          <w:rtl w:val="0"/>
        </w:rPr>
        <w:t xml:space="preserve">Explore opportunities for advancing sustainable fisheries, renewable energy, and maritime transport through natural capital considerations</w:t>
      </w:r>
    </w:p>
    <w:p w:rsidR="00000000" w:rsidDel="00000000" w:rsidP="00000000" w:rsidRDefault="00000000" w:rsidRPr="00000000" w14:paraId="00000120">
      <w:pPr>
        <w:ind w:left="1440" w:firstLine="0"/>
        <w:jc w:val="both"/>
        <w:rPr>
          <w:sz w:val="24"/>
          <w:szCs w:val="24"/>
        </w:rPr>
      </w:pPr>
      <w:r w:rsidDel="00000000" w:rsidR="00000000" w:rsidRPr="00000000">
        <w:rPr>
          <w:rtl w:val="0"/>
        </w:rPr>
      </w:r>
    </w:p>
    <w:p w:rsidR="00000000" w:rsidDel="00000000" w:rsidP="00000000" w:rsidRDefault="00000000" w:rsidRPr="00000000" w14:paraId="00000121">
      <w:pPr>
        <w:numPr>
          <w:ilvl w:val="0"/>
          <w:numId w:val="8"/>
        </w:numPr>
        <w:ind w:left="720" w:hanging="360"/>
        <w:rPr>
          <w:b w:val="1"/>
          <w:bCs w:val="1"/>
          <w:sz w:val="24"/>
          <w:szCs w:val="24"/>
        </w:rPr>
      </w:pPr>
      <w:r w:rsidDel="00000000" w:rsidR="00000000" w:rsidRPr="00000000">
        <w:rPr>
          <w:b w:val="1"/>
          <w:bCs w:val="1"/>
          <w:sz w:val="24"/>
          <w:szCs w:val="24"/>
          <w:rtl w:val="0"/>
        </w:rPr>
        <w:t xml:space="preserve">Topics</w:t>
      </w:r>
    </w:p>
    <w:p w:rsidR="00000000" w:rsidDel="00000000" w:rsidP="00000000" w:rsidRDefault="00000000" w:rsidRPr="00000000" w14:paraId="00000122">
      <w:pPr>
        <w:ind w:left="720" w:firstLine="0"/>
        <w:rPr>
          <w:sz w:val="24"/>
          <w:szCs w:val="24"/>
        </w:rPr>
      </w:pPr>
      <w:r w:rsidDel="00000000" w:rsidR="00000000" w:rsidRPr="00000000">
        <w:rPr>
          <w:rtl w:val="0"/>
        </w:rPr>
      </w:r>
    </w:p>
    <w:tbl>
      <w:tblPr>
        <w:tblStyle w:val="Table6"/>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540"/>
        <w:gridCol w:w="3270"/>
        <w:tblGridChange w:id="0">
          <w:tblGrid>
            <w:gridCol w:w="1815"/>
            <w:gridCol w:w="3540"/>
            <w:gridCol w:w="3270"/>
          </w:tblGrid>
        </w:tblGridChange>
      </w:tblGrid>
      <w:tr>
        <w:trPr>
          <w:cantSplit w:val="0"/>
          <w:tblHeader w:val="0"/>
        </w:trPr>
        <w:tc>
          <w:tcPr>
            <w:shd w:fill="6aa84f" w:val="clear"/>
          </w:tcPr>
          <w:p w:rsidR="00000000" w:rsidDel="00000000" w:rsidP="00000000" w:rsidRDefault="00000000" w:rsidRPr="00000000" w14:paraId="00000123">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124">
            <w:pPr>
              <w:widowControl w:val="0"/>
              <w:spacing w:line="240" w:lineRule="auto"/>
              <w:jc w:val="center"/>
              <w:rPr>
                <w:b w:val="1"/>
                <w:bCs w:val="1"/>
                <w:sz w:val="24"/>
                <w:szCs w:val="24"/>
              </w:rPr>
            </w:pPr>
            <w:r w:rsidDel="00000000" w:rsidR="00000000" w:rsidRPr="00000000">
              <w:rPr>
                <w:b w:val="1"/>
                <w:bCs w:val="1"/>
                <w:sz w:val="24"/>
                <w:szCs w:val="24"/>
                <w:rtl w:val="0"/>
              </w:rPr>
              <w:t xml:space="preserve">Sub-topics </w:t>
            </w:r>
          </w:p>
        </w:tc>
        <w:tc>
          <w:tcPr>
            <w:shd w:fill="6aa84f" w:val="clear"/>
          </w:tcPr>
          <w:p w:rsidR="00000000" w:rsidDel="00000000" w:rsidP="00000000" w:rsidRDefault="00000000" w:rsidRPr="00000000" w14:paraId="00000125">
            <w:pPr>
              <w:widowControl w:val="0"/>
              <w:spacing w:line="240" w:lineRule="auto"/>
              <w:jc w:val="center"/>
              <w:rPr>
                <w:b w:val="1"/>
                <w:bCs w:val="1"/>
                <w:sz w:val="24"/>
                <w:szCs w:val="24"/>
              </w:rPr>
            </w:pPr>
            <w:r w:rsidDel="00000000" w:rsidR="00000000" w:rsidRPr="00000000">
              <w:rPr>
                <w:b w:val="1"/>
                <w:bCs w:val="1"/>
                <w:sz w:val="24"/>
                <w:szCs w:val="24"/>
                <w:rtl w:val="0"/>
              </w:rPr>
              <w:t xml:space="preserve">Resource Person</w:t>
            </w:r>
          </w:p>
        </w:tc>
      </w:tr>
      <w:tr>
        <w:trPr>
          <w:cantSplit w:val="0"/>
          <w:tblHeader w:val="0"/>
        </w:trPr>
        <w:tc>
          <w:tcPr/>
          <w:p w:rsidR="00000000" w:rsidDel="00000000" w:rsidP="00000000" w:rsidRDefault="00000000" w:rsidRPr="00000000" w14:paraId="00000126">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NCA in the Blue Economy</w:t>
            </w:r>
          </w:p>
          <w:p w:rsidR="00000000" w:rsidDel="00000000" w:rsidP="00000000" w:rsidRDefault="00000000" w:rsidRPr="00000000" w14:paraId="00000127">
            <w:pPr>
              <w:widowControl w:val="0"/>
              <w:spacing w:after="20" w:before="20" w:line="240" w:lineRule="auto"/>
              <w:ind w:right="215.80078125"/>
              <w:rPr>
                <w:b w:val="1"/>
                <w:bCs w:val="1"/>
                <w:sz w:val="24"/>
                <w:szCs w:val="24"/>
                <w:highlight w:val="white"/>
              </w:rPr>
            </w:pPr>
            <w:r w:rsidDel="00000000" w:rsidR="00000000" w:rsidRPr="00000000">
              <w:rPr>
                <w:rtl w:val="0"/>
              </w:rPr>
            </w:r>
          </w:p>
          <w:p w:rsidR="00000000" w:rsidDel="00000000" w:rsidP="00000000" w:rsidRDefault="00000000" w:rsidRPr="00000000" w14:paraId="00000128">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(20 mins presentation each, 30 mins open forum)</w:t>
            </w:r>
          </w:p>
          <w:p w:rsidR="00000000" w:rsidDel="00000000" w:rsidP="00000000" w:rsidRDefault="00000000" w:rsidRPr="00000000" w14:paraId="00000129">
            <w:pPr>
              <w:rPr>
                <w:b w:val="1"/>
                <w:bCs w:val="1"/>
                <w:sz w:val="24"/>
                <w:szCs w:val="24"/>
              </w:rPr>
            </w:pPr>
            <w:r w:rsidDel="00000000" w:rsidR="00000000" w:rsidRPr="00000000">
              <w:rPr>
                <w:rtl w:val="0"/>
              </w:rPr>
            </w:r>
          </w:p>
        </w:tc>
        <w:tc>
          <w:tcPr/>
          <w:p w:rsidR="00000000" w:rsidDel="00000000" w:rsidP="00000000" w:rsidRDefault="00000000" w:rsidRPr="00000000" w14:paraId="0000012A">
            <w:pPr>
              <w:widowControl w:val="0"/>
              <w:numPr>
                <w:ilvl w:val="0"/>
                <w:numId w:val="64"/>
              </w:numPr>
              <w:spacing w:line="240" w:lineRule="auto"/>
              <w:ind w:left="720" w:hanging="360"/>
              <w:rPr>
                <w:sz w:val="24"/>
                <w:szCs w:val="24"/>
              </w:rPr>
            </w:pPr>
            <w:r w:rsidDel="00000000" w:rsidR="00000000" w:rsidRPr="00000000">
              <w:rPr>
                <w:sz w:val="24"/>
                <w:szCs w:val="24"/>
                <w:rtl w:val="0"/>
              </w:rPr>
              <w:t xml:space="preserve">Blue Economy and Philippine Ecosystem and Natural Capital Accounting System (PENCAS)</w:t>
            </w:r>
          </w:p>
          <w:p w:rsidR="00000000" w:rsidDel="00000000" w:rsidP="00000000" w:rsidRDefault="00000000" w:rsidRPr="00000000" w14:paraId="0000012B">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2C">
            <w:pPr>
              <w:widowControl w:val="0"/>
              <w:numPr>
                <w:ilvl w:val="0"/>
                <w:numId w:val="64"/>
              </w:numPr>
              <w:spacing w:line="240" w:lineRule="auto"/>
              <w:ind w:left="720" w:hanging="360"/>
              <w:rPr>
                <w:sz w:val="24"/>
                <w:szCs w:val="24"/>
              </w:rPr>
            </w:pPr>
            <w:r w:rsidDel="00000000" w:rsidR="00000000" w:rsidRPr="00000000">
              <w:rPr>
                <w:sz w:val="24"/>
                <w:szCs w:val="24"/>
                <w:rtl w:val="0"/>
              </w:rPr>
              <w:t xml:space="preserve">Thailand experience in applying NCA in coastal Ecosystems</w:t>
            </w:r>
          </w:p>
          <w:p w:rsidR="00000000" w:rsidDel="00000000" w:rsidP="00000000" w:rsidRDefault="00000000" w:rsidRPr="00000000" w14:paraId="0000012D">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2E">
            <w:pPr>
              <w:widowControl w:val="0"/>
              <w:numPr>
                <w:ilvl w:val="0"/>
                <w:numId w:val="64"/>
              </w:numPr>
              <w:spacing w:line="240" w:lineRule="auto"/>
              <w:ind w:left="720" w:hanging="360"/>
              <w:rPr>
                <w:sz w:val="24"/>
                <w:szCs w:val="24"/>
              </w:rPr>
            </w:pPr>
            <w:r w:rsidDel="00000000" w:rsidR="00000000" w:rsidRPr="00000000">
              <w:rPr>
                <w:sz w:val="24"/>
                <w:szCs w:val="24"/>
                <w:rtl w:val="0"/>
              </w:rPr>
              <w:t xml:space="preserve">Vietnam experience in using NCA for blue economy  </w:t>
            </w:r>
          </w:p>
        </w:tc>
        <w:tc>
          <w:tcPr/>
          <w:p w:rsidR="00000000" w:rsidDel="00000000" w:rsidP="00000000" w:rsidRDefault="00000000" w:rsidRPr="00000000" w14:paraId="0000012F">
            <w:pPr>
              <w:widowControl w:val="0"/>
              <w:spacing w:line="240" w:lineRule="auto"/>
              <w:rPr>
                <w:i w:val="1"/>
                <w:iCs w:val="1"/>
                <w:sz w:val="24"/>
                <w:szCs w:val="24"/>
              </w:rPr>
            </w:pPr>
            <w:r w:rsidDel="00000000" w:rsidR="00000000" w:rsidRPr="00000000">
              <w:rPr>
                <w:i w:val="1"/>
                <w:iCs w:val="1"/>
                <w:sz w:val="24"/>
                <w:szCs w:val="24"/>
                <w:rtl w:val="0"/>
              </w:rPr>
              <w:t xml:space="preserve">USec Analiza Teh</w:t>
            </w:r>
          </w:p>
          <w:p w:rsidR="00000000" w:rsidDel="00000000" w:rsidP="00000000" w:rsidRDefault="00000000" w:rsidRPr="00000000" w14:paraId="00000130">
            <w:pPr>
              <w:widowControl w:val="0"/>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1">
            <w:pPr>
              <w:widowControl w:val="0"/>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2">
            <w:pPr>
              <w:widowControl w:val="0"/>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34">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i w:val="1"/>
                <w:iCs w:val="1"/>
                <w:sz w:val="24"/>
                <w:szCs w:val="24"/>
              </w:rPr>
            </w:pPr>
            <w:r w:rsidDel="00000000" w:rsidR="00000000" w:rsidRPr="00000000">
              <w:rPr>
                <w:i w:val="1"/>
                <w:iCs w:val="1"/>
                <w:sz w:val="24"/>
                <w:szCs w:val="24"/>
                <w:rtl w:val="0"/>
              </w:rPr>
              <w:t xml:space="preserve">Ms. Orapan Srisawalak Nabanchang and  Ms. Suhathai Praisankul</w:t>
            </w:r>
          </w:p>
          <w:p w:rsidR="00000000" w:rsidDel="00000000" w:rsidP="00000000" w:rsidRDefault="00000000" w:rsidRPr="00000000" w14:paraId="00000136">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37">
            <w:pPr>
              <w:widowControl w:val="0"/>
              <w:spacing w:line="240" w:lineRule="auto"/>
              <w:rPr>
                <w:i w:val="1"/>
                <w:iCs w:val="1"/>
                <w:sz w:val="24"/>
                <w:szCs w:val="24"/>
              </w:rPr>
            </w:pPr>
            <w:r w:rsidDel="00000000" w:rsidR="00000000" w:rsidRPr="00000000">
              <w:rPr>
                <w:i w:val="1"/>
                <w:iCs w:val="1"/>
                <w:sz w:val="24"/>
                <w:szCs w:val="24"/>
                <w:rtl w:val="0"/>
              </w:rPr>
              <w:t xml:space="preserve">Dr. Cheryl Joy Fernandez-Abila</w:t>
            </w:r>
          </w:p>
          <w:p w:rsidR="00000000" w:rsidDel="00000000" w:rsidP="00000000" w:rsidRDefault="00000000" w:rsidRPr="00000000" w14:paraId="00000138">
            <w:pPr>
              <w:widowControl w:val="0"/>
              <w:spacing w:line="240" w:lineRule="auto"/>
              <w:rPr>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Blue Economy opportunities in AHPs (fisheries, mangroves, ecotourism)</w:t>
            </w:r>
          </w:p>
          <w:p w:rsidR="00000000" w:rsidDel="00000000" w:rsidP="00000000" w:rsidRDefault="00000000" w:rsidRPr="00000000" w14:paraId="0000013A">
            <w:pPr>
              <w:widowControl w:val="0"/>
              <w:spacing w:after="20" w:before="2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13B">
            <w:pPr>
              <w:widowControl w:val="0"/>
              <w:spacing w:after="20" w:before="20" w:line="240" w:lineRule="auto"/>
              <w:rPr>
                <w:i w:val="1"/>
                <w:iCs w:val="1"/>
                <w:sz w:val="24"/>
                <w:szCs w:val="24"/>
                <w:highlight w:val="white"/>
              </w:rPr>
            </w:pPr>
            <w:r w:rsidDel="00000000" w:rsidR="00000000" w:rsidRPr="00000000">
              <w:rPr>
                <w:i w:val="1"/>
                <w:iCs w:val="1"/>
                <w:sz w:val="24"/>
                <w:szCs w:val="24"/>
                <w:highlight w:val="white"/>
                <w:rtl w:val="0"/>
              </w:rPr>
              <w:t xml:space="preserve">(1 hour, 20 mins each - panel discussion)</w:t>
            </w:r>
          </w:p>
        </w:tc>
        <w:tc>
          <w:tcPr/>
          <w:p w:rsidR="00000000" w:rsidDel="00000000" w:rsidP="00000000" w:rsidRDefault="00000000" w:rsidRPr="00000000" w14:paraId="0000013C">
            <w:pPr>
              <w:widowControl w:val="0"/>
              <w:numPr>
                <w:ilvl w:val="0"/>
                <w:numId w:val="64"/>
              </w:numPr>
              <w:spacing w:line="240" w:lineRule="auto"/>
              <w:ind w:left="720" w:hanging="360"/>
              <w:rPr>
                <w:sz w:val="24"/>
                <w:szCs w:val="24"/>
              </w:rPr>
            </w:pPr>
            <w:r w:rsidDel="00000000" w:rsidR="00000000" w:rsidRPr="00000000">
              <w:rPr>
                <w:sz w:val="24"/>
                <w:szCs w:val="24"/>
                <w:rtl w:val="0"/>
              </w:rPr>
              <w:t xml:space="preserve">WB Fishcore: How CNA is feeding into CRM and NBS for Coastal Ecosystem</w:t>
            </w:r>
          </w:p>
          <w:p w:rsidR="00000000" w:rsidDel="00000000" w:rsidP="00000000" w:rsidRDefault="00000000" w:rsidRPr="00000000" w14:paraId="000001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3E">
            <w:pPr>
              <w:widowControl w:val="0"/>
              <w:numPr>
                <w:ilvl w:val="0"/>
                <w:numId w:val="64"/>
              </w:numPr>
              <w:spacing w:line="240" w:lineRule="auto"/>
              <w:ind w:left="720" w:hanging="360"/>
              <w:rPr>
                <w:sz w:val="24"/>
                <w:szCs w:val="24"/>
              </w:rPr>
            </w:pPr>
            <w:r w:rsidDel="00000000" w:rsidR="00000000" w:rsidRPr="00000000">
              <w:rPr>
                <w:sz w:val="24"/>
                <w:szCs w:val="24"/>
                <w:rtl w:val="0"/>
              </w:rPr>
              <w:t xml:space="preserve">UK COAST Project: Implementing the IBEO Tool for promoting sustainable investments in coastal ecosystems</w:t>
            </w:r>
          </w:p>
          <w:p w:rsidR="00000000" w:rsidDel="00000000" w:rsidP="00000000" w:rsidRDefault="00000000" w:rsidRPr="00000000" w14:paraId="0000013F">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40">
            <w:pPr>
              <w:widowControl w:val="0"/>
              <w:numPr>
                <w:ilvl w:val="0"/>
                <w:numId w:val="64"/>
              </w:numPr>
              <w:spacing w:line="240" w:lineRule="auto"/>
              <w:ind w:left="720" w:hanging="360"/>
              <w:rPr>
                <w:sz w:val="24"/>
                <w:szCs w:val="24"/>
              </w:rPr>
            </w:pPr>
            <w:r w:rsidDel="00000000" w:rsidR="00000000" w:rsidRPr="00000000">
              <w:rPr>
                <w:sz w:val="24"/>
                <w:szCs w:val="24"/>
                <w:rtl w:val="0"/>
              </w:rPr>
              <w:t xml:space="preserve">Marine Spatial Planning as an Enabler of Sustainable Blue Economy Investments</w:t>
            </w:r>
            <w:r w:rsidDel="00000000" w:rsidR="00000000" w:rsidRPr="00000000">
              <w:rPr>
                <w:rtl w:val="0"/>
              </w:rPr>
            </w:r>
          </w:p>
          <w:p w:rsidR="00000000" w:rsidDel="00000000" w:rsidP="00000000" w:rsidRDefault="00000000" w:rsidRPr="00000000" w14:paraId="00000141">
            <w:pPr>
              <w:widowControl w:val="0"/>
              <w:spacing w:line="240" w:lineRule="auto"/>
              <w:ind w:left="720" w:firstLine="0"/>
              <w:rPr>
                <w:sz w:val="24"/>
                <w:szCs w:val="24"/>
              </w:rPr>
            </w:pPr>
            <w:r w:rsidDel="00000000" w:rsidR="00000000" w:rsidRPr="00000000">
              <w:rPr>
                <w:rtl w:val="0"/>
              </w:rPr>
            </w:r>
          </w:p>
        </w:tc>
        <w:tc>
          <w:tcPr/>
          <w:p w:rsidR="00000000" w:rsidDel="00000000" w:rsidP="00000000" w:rsidRDefault="00000000" w:rsidRPr="00000000" w14:paraId="00000142">
            <w:pPr>
              <w:widowControl w:val="0"/>
              <w:spacing w:line="240" w:lineRule="auto"/>
              <w:rPr>
                <w:i w:val="1"/>
                <w:iCs w:val="1"/>
                <w:sz w:val="24"/>
                <w:szCs w:val="24"/>
              </w:rPr>
            </w:pPr>
            <w:r w:rsidDel="00000000" w:rsidR="00000000" w:rsidRPr="00000000">
              <w:rPr>
                <w:i w:val="1"/>
                <w:iCs w:val="1"/>
                <w:sz w:val="24"/>
                <w:szCs w:val="24"/>
                <w:rtl w:val="0"/>
              </w:rPr>
              <w:t xml:space="preserve">Andrea Barcelona</w:t>
            </w:r>
          </w:p>
          <w:p w:rsidR="00000000" w:rsidDel="00000000" w:rsidP="00000000" w:rsidRDefault="00000000" w:rsidRPr="00000000" w14:paraId="00000143">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4">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46">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7">
            <w:pPr>
              <w:widowControl w:val="0"/>
              <w:spacing w:line="240" w:lineRule="auto"/>
              <w:rPr>
                <w:i w:val="1"/>
                <w:iCs w:val="1"/>
                <w:sz w:val="24"/>
                <w:szCs w:val="24"/>
              </w:rPr>
            </w:pPr>
            <w:r w:rsidDel="00000000" w:rsidR="00000000" w:rsidRPr="00000000">
              <w:rPr>
                <w:i w:val="1"/>
                <w:iCs w:val="1"/>
                <w:sz w:val="24"/>
                <w:szCs w:val="24"/>
                <w:rtl w:val="0"/>
              </w:rPr>
              <w:t xml:space="preserve">Dr. Maritess Tiongco</w:t>
            </w:r>
          </w:p>
          <w:p w:rsidR="00000000" w:rsidDel="00000000" w:rsidP="00000000" w:rsidRDefault="00000000" w:rsidRPr="00000000" w14:paraId="00000148">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9">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A">
            <w:pPr>
              <w:widowControl w:val="0"/>
              <w:spacing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4C">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i w:val="1"/>
                <w:iCs w:val="1"/>
                <w:sz w:val="24"/>
                <w:szCs w:val="24"/>
              </w:rPr>
            </w:pPr>
            <w:r w:rsidDel="00000000" w:rsidR="00000000" w:rsidRPr="00000000">
              <w:rPr>
                <w:i w:val="1"/>
                <w:iCs w:val="1"/>
                <w:sz w:val="24"/>
                <w:szCs w:val="24"/>
                <w:rtl w:val="0"/>
              </w:rPr>
              <w:t xml:space="preserve">Mr. Mahesh Pradhan</w:t>
            </w:r>
          </w:p>
          <w:p w:rsidR="00000000" w:rsidDel="00000000" w:rsidP="00000000" w:rsidRDefault="00000000" w:rsidRPr="00000000" w14:paraId="0000014E">
            <w:pPr>
              <w:widowControl w:val="0"/>
              <w:spacing w:line="240" w:lineRule="auto"/>
              <w:rPr>
                <w:i w:val="1"/>
                <w:iCs w:val="1"/>
                <w:sz w:val="24"/>
                <w:szCs w:val="24"/>
              </w:rPr>
            </w:pPr>
            <w:r w:rsidDel="00000000" w:rsidR="00000000" w:rsidRPr="00000000">
              <w:rPr>
                <w:i w:val="1"/>
                <w:iCs w:val="1"/>
                <w:sz w:val="24"/>
                <w:szCs w:val="24"/>
                <w:rtl w:val="0"/>
              </w:rPr>
              <w:t xml:space="preserve">COBSEA Coordinator</w:t>
            </w:r>
          </w:p>
          <w:p w:rsidR="00000000" w:rsidDel="00000000" w:rsidP="00000000" w:rsidRDefault="00000000" w:rsidRPr="00000000" w14:paraId="0000014F">
            <w:pPr>
              <w:widowControl w:val="0"/>
              <w:spacing w:line="240" w:lineRule="auto"/>
              <w:rPr>
                <w:i w:val="1"/>
                <w:iCs w:val="1"/>
                <w:sz w:val="24"/>
                <w:szCs w:val="24"/>
              </w:rPr>
            </w:pPr>
            <w:r w:rsidDel="00000000" w:rsidR="00000000" w:rsidRPr="00000000">
              <w:rPr>
                <w:i w:val="1"/>
                <w:iCs w:val="1"/>
                <w:sz w:val="24"/>
                <w:szCs w:val="24"/>
                <w:rtl w:val="0"/>
              </w:rPr>
              <w:t xml:space="preserve">UNEP</w:t>
            </w:r>
          </w:p>
          <w:p w:rsidR="00000000" w:rsidDel="00000000" w:rsidP="00000000" w:rsidRDefault="00000000" w:rsidRPr="00000000" w14:paraId="00000150">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i w:val="1"/>
                <w:iCs w:val="1"/>
                <w:sz w:val="24"/>
                <w:szCs w:val="24"/>
              </w:rPr>
            </w:pPr>
            <w:r w:rsidDel="00000000" w:rsidR="00000000" w:rsidRPr="00000000">
              <w:rPr>
                <w:i w:val="1"/>
                <w:iCs w:val="1"/>
                <w:sz w:val="24"/>
                <w:szCs w:val="24"/>
                <w:rtl w:val="0"/>
              </w:rPr>
              <w:t xml:space="preserve">Alette Yniguez- UP MSI</w:t>
            </w:r>
          </w:p>
        </w:tc>
      </w:tr>
      <w:tr>
        <w:trPr>
          <w:cantSplit w:val="0"/>
          <w:tblHeader w:val="0"/>
        </w:trPr>
        <w:tc>
          <w:tcPr/>
          <w:p w:rsidR="00000000" w:rsidDel="00000000" w:rsidP="00000000" w:rsidRDefault="00000000" w:rsidRPr="00000000" w14:paraId="00000152">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Fisheries, Maritime and Energy</w:t>
            </w:r>
          </w:p>
          <w:p w:rsidR="00000000" w:rsidDel="00000000" w:rsidP="00000000" w:rsidRDefault="00000000" w:rsidRPr="00000000" w14:paraId="00000153">
            <w:pPr>
              <w:widowControl w:val="0"/>
              <w:spacing w:after="20" w:before="20" w:line="240" w:lineRule="auto"/>
              <w:ind w:right="215.80078125"/>
              <w:rPr>
                <w:b w:val="1"/>
                <w:bCs w:val="1"/>
                <w:sz w:val="24"/>
                <w:szCs w:val="24"/>
                <w:highlight w:val="white"/>
              </w:rPr>
            </w:pPr>
            <w:r w:rsidDel="00000000" w:rsidR="00000000" w:rsidRPr="00000000">
              <w:rPr>
                <w:rtl w:val="0"/>
              </w:rPr>
            </w:r>
          </w:p>
          <w:p w:rsidR="00000000" w:rsidDel="00000000" w:rsidP="00000000" w:rsidRDefault="00000000" w:rsidRPr="00000000" w14:paraId="00000154">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(30 mins)</w:t>
            </w:r>
          </w:p>
        </w:tc>
        <w:tc>
          <w:tcPr/>
          <w:p w:rsidR="00000000" w:rsidDel="00000000" w:rsidP="00000000" w:rsidRDefault="00000000" w:rsidRPr="00000000" w14:paraId="00000155">
            <w:pPr>
              <w:widowControl w:val="0"/>
              <w:numPr>
                <w:ilvl w:val="0"/>
                <w:numId w:val="64"/>
              </w:numPr>
              <w:spacing w:line="240" w:lineRule="auto"/>
              <w:ind w:left="720" w:hanging="360"/>
              <w:rPr>
                <w:sz w:val="24"/>
                <w:szCs w:val="24"/>
              </w:rPr>
            </w:pPr>
            <w:r w:rsidDel="00000000" w:rsidR="00000000" w:rsidRPr="00000000">
              <w:rPr>
                <w:sz w:val="24"/>
                <w:szCs w:val="24"/>
                <w:rtl w:val="0"/>
              </w:rPr>
              <w:t xml:space="preserve">Natural Capital for Sustainable Fisheries and Coastal Livelihoods</w:t>
            </w:r>
          </w:p>
          <w:p w:rsidR="00000000" w:rsidDel="00000000" w:rsidP="00000000" w:rsidRDefault="00000000" w:rsidRPr="00000000" w14:paraId="000001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8">
            <w:pPr>
              <w:widowControl w:val="0"/>
              <w:numPr>
                <w:ilvl w:val="0"/>
                <w:numId w:val="64"/>
              </w:numPr>
              <w:spacing w:line="240" w:lineRule="auto"/>
              <w:ind w:left="720" w:hanging="360"/>
              <w:rPr>
                <w:sz w:val="24"/>
                <w:szCs w:val="24"/>
              </w:rPr>
            </w:pPr>
            <w:r w:rsidDel="00000000" w:rsidR="00000000" w:rsidRPr="00000000">
              <w:rPr>
                <w:sz w:val="24"/>
                <w:szCs w:val="24"/>
                <w:rtl w:val="0"/>
              </w:rPr>
              <w:t xml:space="preserve">Powering the Blue Economy through Sustainable Offshore Renewable Energy</w:t>
            </w:r>
          </w:p>
          <w:p w:rsidR="00000000" w:rsidDel="00000000" w:rsidP="00000000" w:rsidRDefault="00000000" w:rsidRPr="00000000" w14:paraId="000001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A">
            <w:pPr>
              <w:widowControl w:val="0"/>
              <w:numPr>
                <w:ilvl w:val="0"/>
                <w:numId w:val="64"/>
              </w:numPr>
              <w:spacing w:line="240" w:lineRule="auto"/>
              <w:ind w:left="720" w:hanging="360"/>
              <w:rPr>
                <w:sz w:val="24"/>
                <w:szCs w:val="24"/>
              </w:rPr>
            </w:pPr>
            <w:r w:rsidDel="00000000" w:rsidR="00000000" w:rsidRPr="00000000">
              <w:rPr>
                <w:sz w:val="24"/>
                <w:szCs w:val="24"/>
                <w:rtl w:val="0"/>
              </w:rPr>
              <w:t xml:space="preserve">Balancing Maritime Connectivity, Navigation, and Ocean Capital</w:t>
            </w:r>
          </w:p>
        </w:tc>
        <w:tc>
          <w:tcPr/>
          <w:p w:rsidR="00000000" w:rsidDel="00000000" w:rsidP="00000000" w:rsidRDefault="00000000" w:rsidRPr="00000000" w14:paraId="0000015B">
            <w:pPr>
              <w:widowControl w:val="0"/>
              <w:spacing w:line="240" w:lineRule="auto"/>
              <w:rPr>
                <w:i w:val="1"/>
                <w:iCs w:val="1"/>
                <w:sz w:val="24"/>
                <w:szCs w:val="24"/>
              </w:rPr>
            </w:pPr>
            <w:r w:rsidDel="00000000" w:rsidR="00000000" w:rsidRPr="00000000">
              <w:rPr>
                <w:i w:val="1"/>
                <w:iCs w:val="1"/>
                <w:sz w:val="24"/>
                <w:szCs w:val="24"/>
                <w:rtl w:val="0"/>
              </w:rPr>
              <w:t xml:space="preserve">Dr. Frank Keith Griffin</w:t>
            </w:r>
          </w:p>
          <w:p w:rsidR="00000000" w:rsidDel="00000000" w:rsidP="00000000" w:rsidRDefault="00000000" w:rsidRPr="00000000" w14:paraId="0000015C">
            <w:pPr>
              <w:widowControl w:val="0"/>
              <w:spacing w:line="240" w:lineRule="auto"/>
              <w:rPr>
                <w:i w:val="1"/>
                <w:iCs w:val="1"/>
                <w:sz w:val="24"/>
                <w:szCs w:val="24"/>
              </w:rPr>
            </w:pPr>
            <w:r w:rsidDel="00000000" w:rsidR="00000000" w:rsidRPr="00000000">
              <w:rPr>
                <w:i w:val="1"/>
                <w:iCs w:val="1"/>
                <w:sz w:val="24"/>
                <w:szCs w:val="24"/>
                <w:rtl w:val="0"/>
              </w:rPr>
              <w:t xml:space="preserve">Executive Director</w:t>
            </w:r>
          </w:p>
          <w:p w:rsidR="00000000" w:rsidDel="00000000" w:rsidP="00000000" w:rsidRDefault="00000000" w:rsidRPr="00000000" w14:paraId="0000015D">
            <w:pPr>
              <w:widowControl w:val="0"/>
              <w:spacing w:line="240" w:lineRule="auto"/>
              <w:rPr>
                <w:i w:val="1"/>
                <w:iCs w:val="1"/>
                <w:sz w:val="24"/>
                <w:szCs w:val="24"/>
              </w:rPr>
            </w:pPr>
            <w:r w:rsidDel="00000000" w:rsidR="00000000" w:rsidRPr="00000000">
              <w:rPr>
                <w:i w:val="1"/>
                <w:iCs w:val="1"/>
                <w:sz w:val="24"/>
                <w:szCs w:val="24"/>
                <w:rtl w:val="0"/>
              </w:rPr>
              <w:t xml:space="preserve">CTI-CFF Regional Secretariat</w:t>
            </w:r>
          </w:p>
          <w:p w:rsidR="00000000" w:rsidDel="00000000" w:rsidP="00000000" w:rsidRDefault="00000000" w:rsidRPr="00000000" w14:paraId="0000015E">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5F">
            <w:pPr>
              <w:widowControl w:val="0"/>
              <w:spacing w:line="240" w:lineRule="auto"/>
              <w:rPr>
                <w:i w:val="1"/>
                <w:iCs w:val="1"/>
                <w:sz w:val="24"/>
                <w:szCs w:val="24"/>
              </w:rPr>
            </w:pPr>
            <w:r w:rsidDel="00000000" w:rsidR="00000000" w:rsidRPr="00000000">
              <w:rPr>
                <w:i w:val="1"/>
                <w:iCs w:val="1"/>
                <w:sz w:val="24"/>
                <w:szCs w:val="24"/>
                <w:rtl w:val="0"/>
              </w:rPr>
              <w:t xml:space="preserve">Ms. Marissa P. Cerezo</w:t>
            </w:r>
          </w:p>
          <w:p w:rsidR="00000000" w:rsidDel="00000000" w:rsidP="00000000" w:rsidRDefault="00000000" w:rsidRPr="00000000" w14:paraId="00000160">
            <w:pPr>
              <w:widowControl w:val="0"/>
              <w:spacing w:line="240" w:lineRule="auto"/>
              <w:rPr>
                <w:i w:val="1"/>
                <w:iCs w:val="1"/>
                <w:sz w:val="24"/>
                <w:szCs w:val="24"/>
              </w:rPr>
            </w:pPr>
            <w:r w:rsidDel="00000000" w:rsidR="00000000" w:rsidRPr="00000000">
              <w:rPr>
                <w:i w:val="1"/>
                <w:iCs w:val="1"/>
                <w:sz w:val="24"/>
                <w:szCs w:val="24"/>
                <w:rtl w:val="0"/>
              </w:rPr>
              <w:t xml:space="preserve">DOE</w:t>
            </w:r>
          </w:p>
          <w:p w:rsidR="00000000" w:rsidDel="00000000" w:rsidP="00000000" w:rsidRDefault="00000000" w:rsidRPr="00000000" w14:paraId="00000161">
            <w:pPr>
              <w:widowControl w:val="0"/>
              <w:spacing w:line="240" w:lineRule="auto"/>
              <w:rPr>
                <w:i w:val="1"/>
                <w:iCs w:val="1"/>
                <w:sz w:val="24"/>
                <w:szCs w:val="24"/>
              </w:rPr>
            </w:pPr>
            <w:r w:rsidDel="00000000" w:rsidR="00000000" w:rsidRPr="00000000">
              <w:rPr>
                <w:i w:val="1"/>
                <w:iCs w:val="1"/>
                <w:sz w:val="24"/>
                <w:szCs w:val="24"/>
                <w:rtl w:val="0"/>
              </w:rPr>
              <w:t xml:space="preserve">Renewable Energy Management Bureau</w:t>
            </w:r>
          </w:p>
          <w:p w:rsidR="00000000" w:rsidDel="00000000" w:rsidP="00000000" w:rsidRDefault="00000000" w:rsidRPr="00000000" w14:paraId="00000162">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163">
            <w:pPr>
              <w:widowControl w:val="0"/>
              <w:spacing w:line="240" w:lineRule="auto"/>
              <w:rPr>
                <w:i w:val="1"/>
                <w:iCs w:val="1"/>
                <w:sz w:val="24"/>
                <w:szCs w:val="24"/>
              </w:rPr>
            </w:pPr>
            <w:r w:rsidDel="00000000" w:rsidR="00000000" w:rsidRPr="00000000">
              <w:rPr>
                <w:i w:val="1"/>
                <w:iCs w:val="1"/>
                <w:sz w:val="24"/>
                <w:szCs w:val="24"/>
                <w:rtl w:val="0"/>
              </w:rPr>
              <w:t xml:space="preserve">Admiral Ronnie Gil Gavan</w:t>
            </w:r>
          </w:p>
          <w:p w:rsidR="00000000" w:rsidDel="00000000" w:rsidP="00000000" w:rsidRDefault="00000000" w:rsidRPr="00000000" w14:paraId="00000164">
            <w:pPr>
              <w:widowControl w:val="0"/>
              <w:spacing w:line="240" w:lineRule="auto"/>
              <w:rPr>
                <w:i w:val="1"/>
                <w:iCs w:val="1"/>
                <w:sz w:val="24"/>
                <w:szCs w:val="24"/>
              </w:rPr>
            </w:pPr>
            <w:r w:rsidDel="00000000" w:rsidR="00000000" w:rsidRPr="00000000">
              <w:rPr>
                <w:i w:val="1"/>
                <w:iCs w:val="1"/>
                <w:sz w:val="24"/>
                <w:szCs w:val="24"/>
                <w:rtl w:val="0"/>
              </w:rPr>
              <w:t xml:space="preserve">Commandant</w:t>
            </w:r>
          </w:p>
          <w:p w:rsidR="00000000" w:rsidDel="00000000" w:rsidP="00000000" w:rsidRDefault="00000000" w:rsidRPr="00000000" w14:paraId="00000165">
            <w:pPr>
              <w:widowControl w:val="0"/>
              <w:spacing w:line="240" w:lineRule="auto"/>
              <w:rPr>
                <w:i w:val="1"/>
                <w:iCs w:val="1"/>
                <w:sz w:val="24"/>
                <w:szCs w:val="24"/>
              </w:rPr>
            </w:pPr>
            <w:r w:rsidDel="00000000" w:rsidR="00000000" w:rsidRPr="00000000">
              <w:rPr>
                <w:i w:val="1"/>
                <w:iCs w:val="1"/>
                <w:sz w:val="24"/>
                <w:szCs w:val="24"/>
                <w:rtl w:val="0"/>
              </w:rPr>
              <w:t xml:space="preserve">DOTr-PCG</w:t>
            </w:r>
          </w:p>
        </w:tc>
      </w:tr>
    </w:tbl>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numPr>
          <w:ilvl w:val="0"/>
          <w:numId w:val="8"/>
        </w:numPr>
        <w:ind w:left="720" w:hanging="360"/>
        <w:rPr>
          <w:b w:val="1"/>
          <w:bCs w:val="1"/>
          <w:sz w:val="24"/>
          <w:szCs w:val="24"/>
        </w:rPr>
      </w:pPr>
      <w:r w:rsidDel="00000000" w:rsidR="00000000" w:rsidRPr="00000000">
        <w:rPr>
          <w:b w:val="1"/>
          <w:bCs w:val="1"/>
          <w:sz w:val="24"/>
          <w:szCs w:val="24"/>
          <w:rtl w:val="0"/>
        </w:rPr>
        <w:t xml:space="preserve">Session Format</w:t>
      </w:r>
    </w:p>
    <w:p w:rsidR="00000000" w:rsidDel="00000000" w:rsidP="00000000" w:rsidRDefault="00000000" w:rsidRPr="00000000" w14:paraId="00000168">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169">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16A">
      <w:pPr>
        <w:numPr>
          <w:ilvl w:val="0"/>
          <w:numId w:val="8"/>
        </w:numPr>
        <w:ind w:left="720" w:hanging="360"/>
        <w:rPr>
          <w:b w:val="1"/>
          <w:bCs w:val="1"/>
          <w:sz w:val="24"/>
          <w:szCs w:val="24"/>
        </w:rPr>
      </w:pPr>
      <w:r w:rsidDel="00000000" w:rsidR="00000000" w:rsidRPr="00000000">
        <w:rPr>
          <w:b w:val="1"/>
          <w:bCs w:val="1"/>
          <w:sz w:val="24"/>
          <w:szCs w:val="24"/>
          <w:rtl w:val="0"/>
        </w:rPr>
        <w:t xml:space="preserve">Session Structure/Flow</w:t>
      </w:r>
    </w:p>
    <w:p w:rsidR="00000000" w:rsidDel="00000000" w:rsidP="00000000" w:rsidRDefault="00000000" w:rsidRPr="00000000" w14:paraId="0000016B">
      <w:pPr>
        <w:ind w:left="720" w:firstLine="0"/>
        <w:rPr>
          <w:sz w:val="24"/>
          <w:szCs w:val="24"/>
        </w:rPr>
      </w:pPr>
      <w:r w:rsidDel="00000000" w:rsidR="00000000" w:rsidRPr="00000000">
        <w:rPr>
          <w:rtl w:val="0"/>
        </w:rPr>
      </w:r>
    </w:p>
    <w:p w:rsidR="00000000" w:rsidDel="00000000" w:rsidP="00000000" w:rsidRDefault="00000000" w:rsidRPr="00000000" w14:paraId="0000016C">
      <w:pPr>
        <w:ind w:left="720" w:firstLine="0"/>
        <w:rPr>
          <w:sz w:val="24"/>
          <w:szCs w:val="24"/>
        </w:rPr>
      </w:pPr>
      <w:r w:rsidDel="00000000" w:rsidR="00000000" w:rsidRPr="00000000">
        <w:rPr>
          <w:rtl w:val="0"/>
        </w:rPr>
      </w:r>
    </w:p>
    <w:tbl>
      <w:tblPr>
        <w:tblStyle w:val="Table7"/>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540"/>
        <w:gridCol w:w="3270"/>
        <w:tblGridChange w:id="0">
          <w:tblGrid>
            <w:gridCol w:w="1815"/>
            <w:gridCol w:w="3540"/>
            <w:gridCol w:w="3270"/>
          </w:tblGrid>
        </w:tblGridChange>
      </w:tblGrid>
      <w:tr>
        <w:trPr>
          <w:cantSplit w:val="0"/>
          <w:tblHeader w:val="0"/>
        </w:trPr>
        <w:tc>
          <w:tcPr>
            <w:shd w:fill="6aa84f" w:val="clear"/>
          </w:tcPr>
          <w:p w:rsidR="00000000" w:rsidDel="00000000" w:rsidP="00000000" w:rsidRDefault="00000000" w:rsidRPr="00000000" w14:paraId="0000016D">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16E">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c>
          <w:tcPr>
            <w:shd w:fill="6aa84f" w:val="clear"/>
          </w:tcPr>
          <w:p w:rsidR="00000000" w:rsidDel="00000000" w:rsidP="00000000" w:rsidRDefault="00000000" w:rsidRPr="00000000" w14:paraId="0000016F">
            <w:pPr>
              <w:widowControl w:val="0"/>
              <w:spacing w:line="240" w:lineRule="auto"/>
              <w:jc w:val="cente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0">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(20 mins presentation each, 30 mins open forum)</w:t>
            </w:r>
          </w:p>
          <w:p w:rsidR="00000000" w:rsidDel="00000000" w:rsidP="00000000" w:rsidRDefault="00000000" w:rsidRPr="00000000" w14:paraId="00000171">
            <w:pPr>
              <w:widowControl w:val="0"/>
              <w:spacing w:after="20" w:before="20" w:line="240" w:lineRule="auto"/>
              <w:ind w:right="215.80078125"/>
              <w:rPr>
                <w:i w:val="1"/>
                <w:iCs w:val="1"/>
                <w:sz w:val="24"/>
                <w:szCs w:val="24"/>
                <w:highlight w:val="white"/>
              </w:rPr>
            </w:pPr>
            <w:r w:rsidDel="00000000" w:rsidR="00000000" w:rsidRPr="00000000">
              <w:rPr>
                <w:rtl w:val="0"/>
              </w:rPr>
            </w:r>
          </w:p>
          <w:p w:rsidR="00000000" w:rsidDel="00000000" w:rsidP="00000000" w:rsidRDefault="00000000" w:rsidRPr="00000000" w14:paraId="00000172">
            <w:pPr>
              <w:widowControl w:val="0"/>
              <w:spacing w:after="20" w:before="20" w:line="240" w:lineRule="auto"/>
              <w:ind w:right="215.80078125"/>
              <w:rPr>
                <w:i w:val="1"/>
                <w:iCs w:val="1"/>
                <w:sz w:val="24"/>
                <w:szCs w:val="24"/>
                <w:highlight w:val="white"/>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rPr>
                <w:rtl w:val="0"/>
              </w:rPr>
            </w:r>
          </w:p>
        </w:tc>
        <w:tc>
          <w:tcPr/>
          <w:p w:rsidR="00000000" w:rsidDel="00000000" w:rsidP="00000000" w:rsidRDefault="00000000" w:rsidRPr="00000000" w14:paraId="00000177">
            <w:pPr>
              <w:widowControl w:val="0"/>
              <w:spacing w:after="20" w:before="20" w:line="240" w:lineRule="auto"/>
              <w:ind w:left="720" w:firstLine="0"/>
              <w:rPr>
                <w:sz w:val="24"/>
                <w:szCs w:val="24"/>
              </w:rPr>
            </w:pPr>
            <w:r w:rsidDel="00000000" w:rsidR="00000000" w:rsidRPr="00000000">
              <w:rPr>
                <w:sz w:val="24"/>
                <w:szCs w:val="24"/>
                <w:rtl w:val="0"/>
              </w:rPr>
              <w:t xml:space="preserve">Blue Economy and Philippine Ecosystem and Natural Capital Accounting System (PENCAS)</w:t>
            </w:r>
          </w:p>
          <w:p w:rsidR="00000000" w:rsidDel="00000000" w:rsidP="00000000" w:rsidRDefault="00000000" w:rsidRPr="00000000" w14:paraId="00000178">
            <w:pPr>
              <w:widowControl w:val="0"/>
              <w:spacing w:after="20" w:before="20" w:line="240" w:lineRule="auto"/>
              <w:ind w:left="720" w:firstLine="0"/>
              <w:rPr>
                <w:sz w:val="24"/>
                <w:szCs w:val="24"/>
              </w:rPr>
            </w:pPr>
            <w:r w:rsidDel="00000000" w:rsidR="00000000" w:rsidRPr="00000000">
              <w:rPr>
                <w:rtl w:val="0"/>
              </w:rPr>
            </w:r>
          </w:p>
          <w:p w:rsidR="00000000" w:rsidDel="00000000" w:rsidP="00000000" w:rsidRDefault="00000000" w:rsidRPr="00000000" w14:paraId="00000179">
            <w:pPr>
              <w:widowControl w:val="0"/>
              <w:spacing w:after="20" w:before="20" w:line="240" w:lineRule="auto"/>
              <w:ind w:left="720" w:firstLine="0"/>
              <w:rPr>
                <w:sz w:val="24"/>
                <w:szCs w:val="24"/>
              </w:rPr>
            </w:pPr>
            <w:r w:rsidDel="00000000" w:rsidR="00000000" w:rsidRPr="00000000">
              <w:rPr>
                <w:sz w:val="24"/>
                <w:szCs w:val="24"/>
                <w:rtl w:val="0"/>
              </w:rPr>
              <w:t xml:space="preserve">Thailand experience in applying NCA in coastal Ecosystems</w:t>
            </w:r>
          </w:p>
          <w:p w:rsidR="00000000" w:rsidDel="00000000" w:rsidP="00000000" w:rsidRDefault="00000000" w:rsidRPr="00000000" w14:paraId="0000017A">
            <w:pPr>
              <w:widowControl w:val="0"/>
              <w:spacing w:after="20" w:before="20" w:line="240" w:lineRule="auto"/>
              <w:ind w:left="720" w:firstLine="0"/>
              <w:rPr>
                <w:sz w:val="24"/>
                <w:szCs w:val="24"/>
              </w:rPr>
            </w:pPr>
            <w:r w:rsidDel="00000000" w:rsidR="00000000" w:rsidRPr="00000000">
              <w:rPr>
                <w:rtl w:val="0"/>
              </w:rPr>
            </w:r>
          </w:p>
          <w:p w:rsidR="00000000" w:rsidDel="00000000" w:rsidP="00000000" w:rsidRDefault="00000000" w:rsidRPr="00000000" w14:paraId="0000017B">
            <w:pPr>
              <w:widowControl w:val="0"/>
              <w:spacing w:after="20" w:before="20" w:line="240" w:lineRule="auto"/>
              <w:ind w:left="720" w:firstLine="0"/>
              <w:rPr>
                <w:sz w:val="24"/>
                <w:szCs w:val="24"/>
              </w:rPr>
            </w:pPr>
            <w:r w:rsidDel="00000000" w:rsidR="00000000" w:rsidRPr="00000000">
              <w:rPr>
                <w:sz w:val="24"/>
                <w:szCs w:val="24"/>
                <w:rtl w:val="0"/>
              </w:rPr>
              <w:t xml:space="preserve">Vietnam experience in using NCA for blue economy  </w:t>
            </w:r>
          </w:p>
        </w:tc>
        <w:tc>
          <w:tcPr/>
          <w:p w:rsidR="00000000" w:rsidDel="00000000" w:rsidP="00000000" w:rsidRDefault="00000000" w:rsidRPr="00000000" w14:paraId="0000017C">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USec Teh</w:t>
            </w:r>
          </w:p>
          <w:p w:rsidR="00000000" w:rsidDel="00000000" w:rsidP="00000000" w:rsidRDefault="00000000" w:rsidRPr="00000000" w14:paraId="0000017D">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7E">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Dir. Leal</w:t>
            </w:r>
          </w:p>
          <w:p w:rsidR="00000000" w:rsidDel="00000000" w:rsidP="00000000" w:rsidRDefault="00000000" w:rsidRPr="00000000" w14:paraId="0000017F">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0">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1">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2">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3">
            <w:pPr>
              <w:widowControl w:val="0"/>
              <w:spacing w:after="20" w:before="20" w:line="240" w:lineRule="auto"/>
              <w:rPr>
                <w:i w:val="1"/>
                <w:iCs w:val="1"/>
                <w:sz w:val="24"/>
                <w:szCs w:val="24"/>
              </w:rPr>
            </w:pPr>
            <w:r w:rsidDel="00000000" w:rsidR="00000000" w:rsidRPr="00000000">
              <w:rPr>
                <w:i w:val="1"/>
                <w:iCs w:val="1"/>
                <w:sz w:val="24"/>
                <w:szCs w:val="24"/>
                <w:rtl w:val="0"/>
              </w:rPr>
              <w:t xml:space="preserve">Ms. Orapan Srisawalak Nabanchang and  Ms. Suhathai Praisankul</w:t>
            </w:r>
          </w:p>
          <w:p w:rsidR="00000000" w:rsidDel="00000000" w:rsidP="00000000" w:rsidRDefault="00000000" w:rsidRPr="00000000" w14:paraId="00000184">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5">
            <w:pPr>
              <w:widowControl w:val="0"/>
              <w:spacing w:after="20" w:before="20" w:line="240" w:lineRule="auto"/>
              <w:rPr>
                <w:i w:val="1"/>
                <w:iCs w:val="1"/>
                <w:sz w:val="24"/>
                <w:szCs w:val="24"/>
              </w:rPr>
            </w:pPr>
            <w:r w:rsidDel="00000000" w:rsidR="00000000" w:rsidRPr="00000000">
              <w:rPr>
                <w:i w:val="1"/>
                <w:iCs w:val="1"/>
                <w:sz w:val="24"/>
                <w:szCs w:val="24"/>
                <w:rtl w:val="0"/>
              </w:rPr>
              <w:t xml:space="preserve">Dr. Cheryl Joy Fernandez-Abila</w:t>
            </w:r>
          </w:p>
          <w:p w:rsidR="00000000" w:rsidDel="00000000" w:rsidP="00000000" w:rsidRDefault="00000000" w:rsidRPr="00000000" w14:paraId="00000186">
            <w:pPr>
              <w:widowControl w:val="0"/>
              <w:spacing w:after="20" w:before="20" w:line="240" w:lineRule="auto"/>
              <w:rPr>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7">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Panel</w:t>
            </w:r>
          </w:p>
          <w:p w:rsidR="00000000" w:rsidDel="00000000" w:rsidP="00000000" w:rsidRDefault="00000000" w:rsidRPr="00000000" w14:paraId="00000188">
            <w:pPr>
              <w:widowControl w:val="0"/>
              <w:spacing w:after="20" w:before="20" w:line="240" w:lineRule="auto"/>
              <w:ind w:right="215.80078125"/>
              <w:rPr>
                <w:i w:val="1"/>
                <w:iCs w:val="1"/>
                <w:sz w:val="24"/>
                <w:szCs w:val="24"/>
                <w:highlight w:val="white"/>
              </w:rPr>
            </w:pPr>
            <w:r w:rsidDel="00000000" w:rsidR="00000000" w:rsidRPr="00000000">
              <w:rPr>
                <w:rtl w:val="0"/>
              </w:rPr>
            </w:r>
          </w:p>
        </w:tc>
        <w:tc>
          <w:tcPr/>
          <w:p w:rsidR="00000000" w:rsidDel="00000000" w:rsidP="00000000" w:rsidRDefault="00000000" w:rsidRPr="00000000" w14:paraId="00000189">
            <w:pPr>
              <w:widowControl w:val="0"/>
              <w:spacing w:after="20" w:before="20" w:line="240" w:lineRule="auto"/>
              <w:rPr>
                <w:sz w:val="24"/>
                <w:szCs w:val="24"/>
              </w:rPr>
            </w:pPr>
            <w:r w:rsidDel="00000000" w:rsidR="00000000" w:rsidRPr="00000000">
              <w:rPr>
                <w:sz w:val="24"/>
                <w:szCs w:val="24"/>
                <w:rtl w:val="0"/>
              </w:rPr>
              <w:t xml:space="preserve">WB Fishcore: How CNA is feeding into CRM and NBS for Coastal Ecosystem</w:t>
            </w:r>
          </w:p>
          <w:p w:rsidR="00000000" w:rsidDel="00000000" w:rsidP="00000000" w:rsidRDefault="00000000" w:rsidRPr="00000000" w14:paraId="0000018A">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18B">
            <w:pPr>
              <w:widowControl w:val="0"/>
              <w:spacing w:after="20" w:before="20" w:line="240" w:lineRule="auto"/>
              <w:rPr>
                <w:sz w:val="24"/>
                <w:szCs w:val="24"/>
              </w:rPr>
            </w:pPr>
            <w:r w:rsidDel="00000000" w:rsidR="00000000" w:rsidRPr="00000000">
              <w:rPr>
                <w:sz w:val="24"/>
                <w:szCs w:val="24"/>
                <w:rtl w:val="0"/>
              </w:rPr>
              <w:t xml:space="preserve">UK COAST Project: Implementing the IBEO Tool for promoting sustainable investments in coastal ecosystems</w:t>
            </w:r>
          </w:p>
        </w:tc>
        <w:tc>
          <w:tcPr/>
          <w:p w:rsidR="00000000" w:rsidDel="00000000" w:rsidP="00000000" w:rsidRDefault="00000000" w:rsidRPr="00000000" w14:paraId="0000018C">
            <w:pPr>
              <w:widowControl w:val="0"/>
              <w:spacing w:after="20" w:before="20" w:line="240" w:lineRule="auto"/>
              <w:ind w:left="720" w:hanging="360"/>
              <w:rPr>
                <w:i w:val="1"/>
                <w:iCs w:val="1"/>
                <w:sz w:val="24"/>
                <w:szCs w:val="24"/>
              </w:rPr>
            </w:pPr>
            <w:r w:rsidDel="00000000" w:rsidR="00000000" w:rsidRPr="00000000">
              <w:rPr>
                <w:i w:val="1"/>
                <w:iCs w:val="1"/>
                <w:sz w:val="24"/>
                <w:szCs w:val="24"/>
                <w:rtl w:val="0"/>
              </w:rPr>
              <w:t xml:space="preserve">REECS</w:t>
            </w:r>
          </w:p>
          <w:p w:rsidR="00000000" w:rsidDel="00000000" w:rsidP="00000000" w:rsidRDefault="00000000" w:rsidRPr="00000000" w14:paraId="0000018D">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E">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8F">
            <w:pPr>
              <w:widowControl w:val="0"/>
              <w:spacing w:after="20" w:before="20" w:line="240" w:lineRule="auto"/>
              <w:ind w:left="720" w:firstLine="0"/>
              <w:rPr>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0">
            <w:pPr>
              <w:widowControl w:val="0"/>
              <w:spacing w:after="20" w:before="20" w:line="240" w:lineRule="auto"/>
              <w:rPr>
                <w:i w:val="1"/>
                <w:iCs w:val="1"/>
                <w:sz w:val="24"/>
                <w:szCs w:val="24"/>
                <w:highlight w:val="white"/>
              </w:rPr>
            </w:pPr>
            <w:r w:rsidDel="00000000" w:rsidR="00000000" w:rsidRPr="00000000">
              <w:rPr>
                <w:i w:val="1"/>
                <w:iCs w:val="1"/>
                <w:sz w:val="24"/>
                <w:szCs w:val="24"/>
                <w:highlight w:val="white"/>
                <w:rtl w:val="0"/>
              </w:rPr>
              <w:t xml:space="preserve">Fireside chat</w:t>
            </w:r>
          </w:p>
          <w:p w:rsidR="00000000" w:rsidDel="00000000" w:rsidP="00000000" w:rsidRDefault="00000000" w:rsidRPr="00000000" w14:paraId="00000191">
            <w:pPr>
              <w:widowControl w:val="0"/>
              <w:spacing w:after="20" w:before="20" w:line="240" w:lineRule="auto"/>
              <w:rPr>
                <w:i w:val="1"/>
                <w:iCs w:val="1"/>
                <w:sz w:val="24"/>
                <w:szCs w:val="24"/>
                <w:highlight w:val="white"/>
              </w:rPr>
            </w:pPr>
            <w:r w:rsidDel="00000000" w:rsidR="00000000" w:rsidRPr="00000000">
              <w:rPr>
                <w:i w:val="1"/>
                <w:iCs w:val="1"/>
                <w:sz w:val="24"/>
                <w:szCs w:val="24"/>
                <w:highlight w:val="white"/>
                <w:rtl w:val="0"/>
              </w:rPr>
              <w:t xml:space="preserve">(30 min)</w:t>
            </w:r>
          </w:p>
        </w:tc>
        <w:tc>
          <w:tcPr/>
          <w:p w:rsidR="00000000" w:rsidDel="00000000" w:rsidP="00000000" w:rsidRDefault="00000000" w:rsidRPr="00000000" w14:paraId="00000192">
            <w:pPr>
              <w:widowControl w:val="0"/>
              <w:spacing w:line="240" w:lineRule="auto"/>
              <w:rPr>
                <w:strike w:val="1"/>
                <w:sz w:val="24"/>
                <w:szCs w:val="24"/>
              </w:rPr>
            </w:pPr>
            <w:r w:rsidDel="00000000" w:rsidR="00000000" w:rsidRPr="00000000">
              <w:rPr>
                <w:sz w:val="24"/>
                <w:szCs w:val="24"/>
                <w:rtl w:val="0"/>
              </w:rPr>
              <w:t xml:space="preserve">Marine Spatial Planning as an Enabler of Sustainable Blue Economy Investments</w:t>
            </w:r>
            <w:r w:rsidDel="00000000" w:rsidR="00000000" w:rsidRPr="00000000">
              <w:rPr>
                <w:rtl w:val="0"/>
              </w:rPr>
            </w:r>
          </w:p>
          <w:p w:rsidR="00000000" w:rsidDel="00000000" w:rsidP="00000000" w:rsidRDefault="00000000" w:rsidRPr="00000000" w14:paraId="00000193">
            <w:pPr>
              <w:widowControl w:val="0"/>
              <w:spacing w:after="20" w:before="20" w:line="240" w:lineRule="auto"/>
              <w:ind w:left="720" w:firstLine="0"/>
              <w:rPr>
                <w:sz w:val="24"/>
                <w:szCs w:val="24"/>
              </w:rPr>
            </w:pPr>
            <w:r w:rsidDel="00000000" w:rsidR="00000000" w:rsidRPr="00000000">
              <w:rPr>
                <w:rtl w:val="0"/>
              </w:rPr>
            </w:r>
          </w:p>
        </w:tc>
        <w:tc>
          <w:tcPr/>
          <w:p w:rsidR="00000000" w:rsidDel="00000000" w:rsidP="00000000" w:rsidRDefault="00000000" w:rsidRPr="00000000" w14:paraId="00000194">
            <w:pPr>
              <w:widowControl w:val="0"/>
              <w:spacing w:after="20" w:before="20" w:line="240" w:lineRule="auto"/>
              <w:rPr>
                <w:i w:val="1"/>
                <w:iCs w:val="1"/>
                <w:sz w:val="24"/>
                <w:szCs w:val="24"/>
              </w:rPr>
            </w:pPr>
            <w:r w:rsidDel="00000000" w:rsidR="00000000" w:rsidRPr="00000000">
              <w:rPr>
                <w:i w:val="1"/>
                <w:iCs w:val="1"/>
                <w:sz w:val="24"/>
                <w:szCs w:val="24"/>
                <w:rtl w:val="0"/>
              </w:rPr>
              <w:t xml:space="preserve">Mr. Mahesh Pradhan</w:t>
            </w:r>
          </w:p>
          <w:p w:rsidR="00000000" w:rsidDel="00000000" w:rsidP="00000000" w:rsidRDefault="00000000" w:rsidRPr="00000000" w14:paraId="00000195">
            <w:pPr>
              <w:widowControl w:val="0"/>
              <w:spacing w:after="20" w:before="20" w:line="240" w:lineRule="auto"/>
              <w:rPr>
                <w:i w:val="1"/>
                <w:iCs w:val="1"/>
                <w:sz w:val="24"/>
                <w:szCs w:val="24"/>
              </w:rPr>
            </w:pPr>
            <w:r w:rsidDel="00000000" w:rsidR="00000000" w:rsidRPr="00000000">
              <w:rPr>
                <w:i w:val="1"/>
                <w:iCs w:val="1"/>
                <w:sz w:val="24"/>
                <w:szCs w:val="24"/>
                <w:rtl w:val="0"/>
              </w:rPr>
              <w:t xml:space="preserve">COBSEA Coordinator</w:t>
            </w:r>
          </w:p>
          <w:p w:rsidR="00000000" w:rsidDel="00000000" w:rsidP="00000000" w:rsidRDefault="00000000" w:rsidRPr="00000000" w14:paraId="00000196">
            <w:pPr>
              <w:widowControl w:val="0"/>
              <w:spacing w:after="20" w:before="20" w:line="240" w:lineRule="auto"/>
              <w:rPr>
                <w:i w:val="1"/>
                <w:iCs w:val="1"/>
                <w:sz w:val="24"/>
                <w:szCs w:val="24"/>
              </w:rPr>
            </w:pPr>
            <w:r w:rsidDel="00000000" w:rsidR="00000000" w:rsidRPr="00000000">
              <w:rPr>
                <w:i w:val="1"/>
                <w:iCs w:val="1"/>
                <w:sz w:val="24"/>
                <w:szCs w:val="24"/>
                <w:rtl w:val="0"/>
              </w:rPr>
              <w:t xml:space="preserve">UNEP</w:t>
            </w:r>
          </w:p>
          <w:p w:rsidR="00000000" w:rsidDel="00000000" w:rsidP="00000000" w:rsidRDefault="00000000" w:rsidRPr="00000000" w14:paraId="00000197">
            <w:pPr>
              <w:widowControl w:val="0"/>
              <w:spacing w:after="20" w:before="20" w:line="240" w:lineRule="auto"/>
              <w:rPr>
                <w:i w:val="1"/>
                <w:iCs w:val="1"/>
                <w:sz w:val="24"/>
                <w:szCs w:val="24"/>
              </w:rPr>
            </w:pPr>
            <w:r w:rsidDel="00000000" w:rsidR="00000000" w:rsidRPr="00000000">
              <w:rPr>
                <w:rtl w:val="0"/>
              </w:rPr>
            </w:r>
          </w:p>
          <w:p w:rsidR="00000000" w:rsidDel="00000000" w:rsidP="00000000" w:rsidRDefault="00000000" w:rsidRPr="00000000" w14:paraId="00000198">
            <w:pPr>
              <w:widowControl w:val="0"/>
              <w:spacing w:after="20" w:before="20" w:line="240" w:lineRule="auto"/>
              <w:rPr>
                <w:i w:val="1"/>
                <w:iCs w:val="1"/>
                <w:sz w:val="24"/>
                <w:szCs w:val="24"/>
              </w:rPr>
            </w:pPr>
            <w:r w:rsidDel="00000000" w:rsidR="00000000" w:rsidRPr="00000000">
              <w:rPr>
                <w:i w:val="1"/>
                <w:iCs w:val="1"/>
                <w:sz w:val="24"/>
                <w:szCs w:val="24"/>
                <w:rtl w:val="0"/>
              </w:rPr>
              <w:t xml:space="preserve">Alette Yniguez- UP MSI</w:t>
            </w:r>
          </w:p>
        </w:tc>
      </w:tr>
      <w:tr>
        <w:trPr>
          <w:cantSplit w:val="0"/>
          <w:tblHeader w:val="0"/>
        </w:trPr>
        <w:tc>
          <w:tcPr/>
          <w:p w:rsidR="00000000" w:rsidDel="00000000" w:rsidP="00000000" w:rsidRDefault="00000000" w:rsidRPr="00000000" w14:paraId="00000199">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Panel</w:t>
            </w:r>
          </w:p>
          <w:p w:rsidR="00000000" w:rsidDel="00000000" w:rsidP="00000000" w:rsidRDefault="00000000" w:rsidRPr="00000000" w14:paraId="0000019A">
            <w:pPr>
              <w:widowControl w:val="0"/>
              <w:spacing w:after="20" w:before="20" w:line="240" w:lineRule="auto"/>
              <w:ind w:right="215.80078125"/>
              <w:rPr>
                <w:i w:val="1"/>
                <w:iCs w:val="1"/>
                <w:sz w:val="24"/>
                <w:szCs w:val="24"/>
                <w:highlight w:val="white"/>
              </w:rPr>
            </w:pPr>
            <w:r w:rsidDel="00000000" w:rsidR="00000000" w:rsidRPr="00000000">
              <w:rPr>
                <w:rtl w:val="0"/>
              </w:rPr>
            </w:r>
          </w:p>
          <w:p w:rsidR="00000000" w:rsidDel="00000000" w:rsidP="00000000" w:rsidRDefault="00000000" w:rsidRPr="00000000" w14:paraId="0000019B">
            <w:pPr>
              <w:widowControl w:val="0"/>
              <w:spacing w:after="20" w:before="20" w:line="240" w:lineRule="auto"/>
              <w:ind w:right="215.80078125"/>
              <w:rPr>
                <w:i w:val="1"/>
                <w:iCs w:val="1"/>
                <w:sz w:val="24"/>
                <w:szCs w:val="24"/>
                <w:highlight w:val="white"/>
              </w:rPr>
            </w:pPr>
            <w:r w:rsidDel="00000000" w:rsidR="00000000" w:rsidRPr="00000000">
              <w:rPr>
                <w:i w:val="1"/>
                <w:iCs w:val="1"/>
                <w:sz w:val="24"/>
                <w:szCs w:val="24"/>
                <w:highlight w:val="white"/>
                <w:rtl w:val="0"/>
              </w:rPr>
              <w:t xml:space="preserve">Moderator: CMD</w:t>
            </w:r>
          </w:p>
        </w:tc>
        <w:tc>
          <w:tcPr/>
          <w:p w:rsidR="00000000" w:rsidDel="00000000" w:rsidP="00000000" w:rsidRDefault="00000000" w:rsidRPr="00000000" w14:paraId="0000019C">
            <w:pPr>
              <w:widowControl w:val="0"/>
              <w:numPr>
                <w:ilvl w:val="0"/>
                <w:numId w:val="64"/>
              </w:numPr>
              <w:spacing w:line="240" w:lineRule="auto"/>
              <w:ind w:left="720" w:hanging="360"/>
              <w:rPr>
                <w:sz w:val="24"/>
                <w:szCs w:val="24"/>
              </w:rPr>
            </w:pPr>
            <w:r w:rsidDel="00000000" w:rsidR="00000000" w:rsidRPr="00000000">
              <w:rPr>
                <w:sz w:val="24"/>
                <w:szCs w:val="24"/>
                <w:rtl w:val="0"/>
              </w:rPr>
              <w:t xml:space="preserve">Natural Capital for Sustainable Fisheries and Coastal Livelihoods</w:t>
            </w:r>
          </w:p>
          <w:p w:rsidR="00000000" w:rsidDel="00000000" w:rsidP="00000000" w:rsidRDefault="00000000" w:rsidRPr="00000000" w14:paraId="000001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F">
            <w:pPr>
              <w:widowControl w:val="0"/>
              <w:numPr>
                <w:ilvl w:val="0"/>
                <w:numId w:val="64"/>
              </w:numPr>
              <w:spacing w:line="240" w:lineRule="auto"/>
              <w:ind w:left="720" w:hanging="360"/>
              <w:rPr>
                <w:sz w:val="24"/>
                <w:szCs w:val="24"/>
              </w:rPr>
            </w:pPr>
            <w:r w:rsidDel="00000000" w:rsidR="00000000" w:rsidRPr="00000000">
              <w:rPr>
                <w:sz w:val="24"/>
                <w:szCs w:val="24"/>
                <w:rtl w:val="0"/>
              </w:rPr>
              <w:t xml:space="preserve">Powering the Blue Economy through Sustainable Offshore Renewable Energy</w:t>
            </w:r>
          </w:p>
          <w:p w:rsidR="00000000" w:rsidDel="00000000" w:rsidP="00000000" w:rsidRDefault="00000000" w:rsidRPr="00000000" w14:paraId="000001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2">
            <w:pPr>
              <w:widowControl w:val="0"/>
              <w:numPr>
                <w:ilvl w:val="0"/>
                <w:numId w:val="64"/>
              </w:numPr>
              <w:spacing w:line="240" w:lineRule="auto"/>
              <w:ind w:left="720" w:hanging="360"/>
              <w:rPr>
                <w:sz w:val="24"/>
                <w:szCs w:val="24"/>
              </w:rPr>
            </w:pPr>
            <w:r w:rsidDel="00000000" w:rsidR="00000000" w:rsidRPr="00000000">
              <w:rPr>
                <w:sz w:val="24"/>
                <w:szCs w:val="24"/>
                <w:rtl w:val="0"/>
              </w:rPr>
              <w:t xml:space="preserve">Balancing Maritime Connectivity, Navigation, and Ocean Capital</w:t>
            </w:r>
            <w:r w:rsidDel="00000000" w:rsidR="00000000" w:rsidRPr="00000000">
              <w:rPr>
                <w:rtl w:val="0"/>
              </w:rPr>
            </w:r>
          </w:p>
        </w:tc>
        <w:tc>
          <w:tcPr/>
          <w:p w:rsidR="00000000" w:rsidDel="00000000" w:rsidP="00000000" w:rsidRDefault="00000000" w:rsidRPr="00000000" w14:paraId="000001A3">
            <w:pPr>
              <w:widowControl w:val="0"/>
              <w:spacing w:after="20" w:before="20" w:line="240" w:lineRule="auto"/>
              <w:rPr>
                <w:i w:val="1"/>
                <w:iCs w:val="1"/>
                <w:sz w:val="24"/>
                <w:szCs w:val="24"/>
              </w:rPr>
            </w:pPr>
            <w:r w:rsidDel="00000000" w:rsidR="00000000" w:rsidRPr="00000000">
              <w:rPr>
                <w:i w:val="1"/>
                <w:iCs w:val="1"/>
                <w:sz w:val="24"/>
                <w:szCs w:val="24"/>
                <w:rtl w:val="0"/>
              </w:rPr>
              <w:t xml:space="preserve">Dr. Frank Keith Griffin</w:t>
            </w:r>
          </w:p>
          <w:p w:rsidR="00000000" w:rsidDel="00000000" w:rsidP="00000000" w:rsidRDefault="00000000" w:rsidRPr="00000000" w14:paraId="000001A4">
            <w:pPr>
              <w:widowControl w:val="0"/>
              <w:spacing w:after="20" w:before="20" w:line="240" w:lineRule="auto"/>
              <w:rPr>
                <w:i w:val="1"/>
                <w:iCs w:val="1"/>
                <w:sz w:val="24"/>
                <w:szCs w:val="24"/>
              </w:rPr>
            </w:pPr>
            <w:r w:rsidDel="00000000" w:rsidR="00000000" w:rsidRPr="00000000">
              <w:rPr>
                <w:i w:val="1"/>
                <w:iCs w:val="1"/>
                <w:sz w:val="24"/>
                <w:szCs w:val="24"/>
                <w:rtl w:val="0"/>
              </w:rPr>
              <w:t xml:space="preserve">Executive Director</w:t>
            </w:r>
          </w:p>
          <w:p w:rsidR="00000000" w:rsidDel="00000000" w:rsidP="00000000" w:rsidRDefault="00000000" w:rsidRPr="00000000" w14:paraId="000001A5">
            <w:pPr>
              <w:widowControl w:val="0"/>
              <w:spacing w:after="20" w:before="20" w:line="240" w:lineRule="auto"/>
              <w:rPr>
                <w:i w:val="1"/>
                <w:iCs w:val="1"/>
                <w:sz w:val="24"/>
                <w:szCs w:val="24"/>
              </w:rPr>
            </w:pPr>
            <w:r w:rsidDel="00000000" w:rsidR="00000000" w:rsidRPr="00000000">
              <w:rPr>
                <w:i w:val="1"/>
                <w:iCs w:val="1"/>
                <w:sz w:val="24"/>
                <w:szCs w:val="24"/>
                <w:rtl w:val="0"/>
              </w:rPr>
              <w:t xml:space="preserve">CTI-CFF Regional Secretariat</w:t>
            </w:r>
          </w:p>
          <w:p w:rsidR="00000000" w:rsidDel="00000000" w:rsidP="00000000" w:rsidRDefault="00000000" w:rsidRPr="00000000" w14:paraId="000001A6">
            <w:pPr>
              <w:widowControl w:val="0"/>
              <w:spacing w:after="20" w:before="20" w:line="240" w:lineRule="auto"/>
              <w:rPr>
                <w:i w:val="1"/>
                <w:iCs w:val="1"/>
                <w:sz w:val="24"/>
                <w:szCs w:val="24"/>
              </w:rPr>
            </w:pPr>
            <w:r w:rsidDel="00000000" w:rsidR="00000000" w:rsidRPr="00000000">
              <w:rPr>
                <w:rtl w:val="0"/>
              </w:rPr>
            </w:r>
          </w:p>
          <w:p w:rsidR="00000000" w:rsidDel="00000000" w:rsidP="00000000" w:rsidRDefault="00000000" w:rsidRPr="00000000" w14:paraId="000001A7">
            <w:pPr>
              <w:widowControl w:val="0"/>
              <w:spacing w:after="20" w:before="20" w:line="240" w:lineRule="auto"/>
              <w:rPr>
                <w:i w:val="1"/>
                <w:iCs w:val="1"/>
                <w:sz w:val="24"/>
                <w:szCs w:val="24"/>
              </w:rPr>
            </w:pPr>
            <w:r w:rsidDel="00000000" w:rsidR="00000000" w:rsidRPr="00000000">
              <w:rPr>
                <w:i w:val="1"/>
                <w:iCs w:val="1"/>
                <w:sz w:val="24"/>
                <w:szCs w:val="24"/>
                <w:rtl w:val="0"/>
              </w:rPr>
              <w:t xml:space="preserve">Ms. Marissa P. Cerezo</w:t>
            </w:r>
          </w:p>
          <w:p w:rsidR="00000000" w:rsidDel="00000000" w:rsidP="00000000" w:rsidRDefault="00000000" w:rsidRPr="00000000" w14:paraId="000001A8">
            <w:pPr>
              <w:widowControl w:val="0"/>
              <w:spacing w:after="20" w:before="20" w:line="240" w:lineRule="auto"/>
              <w:rPr>
                <w:i w:val="1"/>
                <w:iCs w:val="1"/>
                <w:sz w:val="24"/>
                <w:szCs w:val="24"/>
              </w:rPr>
            </w:pPr>
            <w:r w:rsidDel="00000000" w:rsidR="00000000" w:rsidRPr="00000000">
              <w:rPr>
                <w:i w:val="1"/>
                <w:iCs w:val="1"/>
                <w:sz w:val="24"/>
                <w:szCs w:val="24"/>
                <w:rtl w:val="0"/>
              </w:rPr>
              <w:t xml:space="preserve">DOE</w:t>
            </w:r>
          </w:p>
          <w:p w:rsidR="00000000" w:rsidDel="00000000" w:rsidP="00000000" w:rsidRDefault="00000000" w:rsidRPr="00000000" w14:paraId="000001A9">
            <w:pPr>
              <w:widowControl w:val="0"/>
              <w:spacing w:after="20" w:before="20" w:line="240" w:lineRule="auto"/>
              <w:rPr>
                <w:i w:val="1"/>
                <w:iCs w:val="1"/>
                <w:sz w:val="24"/>
                <w:szCs w:val="24"/>
              </w:rPr>
            </w:pPr>
            <w:r w:rsidDel="00000000" w:rsidR="00000000" w:rsidRPr="00000000">
              <w:rPr>
                <w:i w:val="1"/>
                <w:iCs w:val="1"/>
                <w:sz w:val="24"/>
                <w:szCs w:val="24"/>
                <w:rtl w:val="0"/>
              </w:rPr>
              <w:t xml:space="preserve">Renewable Energy Management Bureau</w:t>
            </w:r>
          </w:p>
          <w:p w:rsidR="00000000" w:rsidDel="00000000" w:rsidP="00000000" w:rsidRDefault="00000000" w:rsidRPr="00000000" w14:paraId="000001AA">
            <w:pPr>
              <w:widowControl w:val="0"/>
              <w:spacing w:after="20" w:before="20" w:line="240" w:lineRule="auto"/>
              <w:rPr>
                <w:i w:val="1"/>
                <w:iCs w:val="1"/>
                <w:sz w:val="24"/>
                <w:szCs w:val="24"/>
              </w:rPr>
            </w:pPr>
            <w:r w:rsidDel="00000000" w:rsidR="00000000" w:rsidRPr="00000000">
              <w:rPr>
                <w:rtl w:val="0"/>
              </w:rPr>
            </w:r>
          </w:p>
          <w:p w:rsidR="00000000" w:rsidDel="00000000" w:rsidP="00000000" w:rsidRDefault="00000000" w:rsidRPr="00000000" w14:paraId="000001AB">
            <w:pPr>
              <w:widowControl w:val="0"/>
              <w:spacing w:after="20" w:before="20" w:line="240" w:lineRule="auto"/>
              <w:rPr>
                <w:i w:val="1"/>
                <w:iCs w:val="1"/>
                <w:sz w:val="24"/>
                <w:szCs w:val="24"/>
              </w:rPr>
            </w:pPr>
            <w:r w:rsidDel="00000000" w:rsidR="00000000" w:rsidRPr="00000000">
              <w:rPr>
                <w:i w:val="1"/>
                <w:iCs w:val="1"/>
                <w:sz w:val="24"/>
                <w:szCs w:val="24"/>
                <w:rtl w:val="0"/>
              </w:rPr>
              <w:t xml:space="preserve">Admiral Ronnie Gil Gavan</w:t>
            </w:r>
          </w:p>
          <w:p w:rsidR="00000000" w:rsidDel="00000000" w:rsidP="00000000" w:rsidRDefault="00000000" w:rsidRPr="00000000" w14:paraId="000001AC">
            <w:pPr>
              <w:widowControl w:val="0"/>
              <w:spacing w:after="20" w:before="20" w:line="240" w:lineRule="auto"/>
              <w:rPr>
                <w:i w:val="1"/>
                <w:iCs w:val="1"/>
                <w:sz w:val="24"/>
                <w:szCs w:val="24"/>
              </w:rPr>
            </w:pPr>
            <w:r w:rsidDel="00000000" w:rsidR="00000000" w:rsidRPr="00000000">
              <w:rPr>
                <w:i w:val="1"/>
                <w:iCs w:val="1"/>
                <w:sz w:val="24"/>
                <w:szCs w:val="24"/>
                <w:rtl w:val="0"/>
              </w:rPr>
              <w:t xml:space="preserve">Commandant</w:t>
            </w:r>
          </w:p>
          <w:p w:rsidR="00000000" w:rsidDel="00000000" w:rsidP="00000000" w:rsidRDefault="00000000" w:rsidRPr="00000000" w14:paraId="000001AD">
            <w:pPr>
              <w:widowControl w:val="0"/>
              <w:spacing w:after="20" w:before="20" w:line="240" w:lineRule="auto"/>
              <w:rPr>
                <w:i w:val="1"/>
                <w:iCs w:val="1"/>
                <w:sz w:val="24"/>
                <w:szCs w:val="24"/>
              </w:rPr>
            </w:pPr>
            <w:r w:rsidDel="00000000" w:rsidR="00000000" w:rsidRPr="00000000">
              <w:rPr>
                <w:i w:val="1"/>
                <w:iCs w:val="1"/>
                <w:sz w:val="24"/>
                <w:szCs w:val="24"/>
                <w:rtl w:val="0"/>
              </w:rPr>
              <w:t xml:space="preserve">DOTr-PCG</w:t>
            </w:r>
          </w:p>
        </w:tc>
      </w:tr>
    </w:tbl>
    <w:p w:rsidR="00000000" w:rsidDel="00000000" w:rsidP="00000000" w:rsidRDefault="00000000" w:rsidRPr="00000000" w14:paraId="000001AE">
      <w:pPr>
        <w:ind w:left="720" w:firstLine="0"/>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3 screens</w:t>
      </w:r>
    </w:p>
    <w:p w:rsidR="00000000" w:rsidDel="00000000" w:rsidP="00000000" w:rsidRDefault="00000000" w:rsidRPr="00000000" w14:paraId="000001B0">
      <w:pPr>
        <w:rPr>
          <w:sz w:val="24"/>
          <w:szCs w:val="24"/>
        </w:rPr>
      </w:pPr>
      <w:r w:rsidDel="00000000" w:rsidR="00000000" w:rsidRPr="00000000">
        <w:rPr>
          <w:sz w:val="24"/>
          <w:szCs w:val="24"/>
          <w:rtl w:val="0"/>
        </w:rPr>
        <w:t xml:space="preserve">Sofa</w:t>
      </w:r>
    </w:p>
    <w:p w:rsidR="00000000" w:rsidDel="00000000" w:rsidP="00000000" w:rsidRDefault="00000000" w:rsidRPr="00000000" w14:paraId="000001B1">
      <w:pPr>
        <w:rPr>
          <w:sz w:val="24"/>
          <w:szCs w:val="24"/>
        </w:rPr>
        <w:sectPr>
          <w:footerReference r:id="rId13" w:type="default"/>
          <w:type w:val="nextPage"/>
          <w:pgSz w:h="18720" w:w="12240" w:orient="portrait"/>
          <w:pgMar w:bottom="1440" w:top="1440" w:left="1440" w:right="1440" w:header="720" w:footer="720"/>
          <w:pgNumType w:start="1"/>
        </w:sectPr>
      </w:pPr>
      <w:r w:rsidDel="00000000" w:rsidR="00000000" w:rsidRPr="00000000">
        <w:rPr>
          <w:sz w:val="24"/>
          <w:szCs w:val="24"/>
          <w:rtl w:val="0"/>
        </w:rPr>
        <w:t xml:space="preserve">2 rostrum</w:t>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14" w:type="default"/>
          <w:type w:val="nextPage"/>
          <w:pgSz w:h="18720" w:w="12240" w:orient="portrait"/>
          <w:pgMar w:bottom="1440" w:top="1440" w:left="1440" w:right="1440" w:header="720" w:footer="720"/>
          <w:pgNumType w:start="1"/>
        </w:sectPr>
      </w:pPr>
      <w:bookmarkStart w:colFirst="0" w:colLast="0" w:name="_3who42izgho2"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ST2-BSC</w:t>
      </w:r>
      <w:r w:rsidDel="00000000" w:rsidR="00000000" w:rsidRPr="00000000">
        <w:rPr>
          <w:rtl w:val="0"/>
        </w:rPr>
      </w:r>
    </w:p>
    <w:p w:rsidR="00000000" w:rsidDel="00000000" w:rsidP="00000000" w:rsidRDefault="00000000" w:rsidRPr="00000000" w14:paraId="000001B3">
      <w:pPr>
        <w:spacing w:after="20" w:before="20" w:line="240" w:lineRule="auto"/>
        <w:jc w:val="center"/>
        <w:rPr>
          <w:b w:val="1"/>
          <w:bCs w:val="1"/>
          <w:sz w:val="24"/>
          <w:szCs w:val="24"/>
        </w:rPr>
      </w:pPr>
      <w:r w:rsidDel="00000000" w:rsidR="00000000" w:rsidRPr="00000000">
        <w:rPr>
          <w:b w:val="1"/>
          <w:bCs w:val="1"/>
          <w:sz w:val="24"/>
          <w:szCs w:val="24"/>
          <w:rtl w:val="0"/>
        </w:rPr>
        <w:t xml:space="preserve">Stream 2: ASEAN Heritage Parks as Prosperity Corridor</w:t>
      </w:r>
    </w:p>
    <w:p w:rsidR="00000000" w:rsidDel="00000000" w:rsidP="00000000" w:rsidRDefault="00000000" w:rsidRPr="00000000" w14:paraId="000001B4">
      <w:pPr>
        <w:spacing w:after="20" w:before="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5">
      <w:pPr>
        <w:spacing w:after="20" w:before="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6">
      <w:pPr>
        <w:jc w:val="both"/>
        <w:rPr>
          <w:b w:val="1"/>
          <w:bCs w:val="1"/>
          <w:sz w:val="24"/>
          <w:szCs w:val="24"/>
        </w:rPr>
      </w:pPr>
      <w:r w:rsidDel="00000000" w:rsidR="00000000" w:rsidRPr="00000000">
        <w:rPr>
          <w:b w:val="1"/>
          <w:bCs w:val="1"/>
          <w:sz w:val="24"/>
          <w:szCs w:val="24"/>
          <w:rtl w:val="0"/>
        </w:rPr>
        <w:t xml:space="preserve">Breakout Session C: Sustainable Financing and Partnership Engagement</w:t>
      </w:r>
    </w:p>
    <w:p w:rsidR="00000000" w:rsidDel="00000000" w:rsidP="00000000" w:rsidRDefault="00000000" w:rsidRPr="00000000" w14:paraId="000001B7">
      <w:pPr>
        <w:jc w:val="both"/>
        <w:rPr>
          <w:sz w:val="24"/>
          <w:szCs w:val="24"/>
        </w:rPr>
      </w:pPr>
      <w:r w:rsidDel="00000000" w:rsidR="00000000" w:rsidRPr="00000000">
        <w:rPr>
          <w:sz w:val="24"/>
          <w:szCs w:val="24"/>
          <w:rtl w:val="0"/>
        </w:rPr>
        <w:t xml:space="preserve">Date: 09 September 2026</w:t>
      </w:r>
    </w:p>
    <w:p w:rsidR="00000000" w:rsidDel="00000000" w:rsidP="00000000" w:rsidRDefault="00000000" w:rsidRPr="00000000" w14:paraId="000001B8">
      <w:pPr>
        <w:jc w:val="both"/>
        <w:rPr>
          <w:sz w:val="24"/>
          <w:szCs w:val="24"/>
        </w:rPr>
      </w:pPr>
      <w:r w:rsidDel="00000000" w:rsidR="00000000" w:rsidRPr="00000000">
        <w:rPr>
          <w:sz w:val="24"/>
          <w:szCs w:val="24"/>
          <w:rtl w:val="0"/>
        </w:rPr>
        <w:t xml:space="preserve">Time: 9:00 - 12:00 nn</w:t>
      </w:r>
    </w:p>
    <w:p w:rsidR="00000000" w:rsidDel="00000000" w:rsidP="00000000" w:rsidRDefault="00000000" w:rsidRPr="00000000" w14:paraId="000001B9">
      <w:pPr>
        <w:jc w:val="both"/>
        <w:rPr>
          <w:sz w:val="24"/>
          <w:szCs w:val="24"/>
        </w:rPr>
      </w:pPr>
      <w:r w:rsidDel="00000000" w:rsidR="00000000" w:rsidRPr="00000000">
        <w:rPr>
          <w:sz w:val="24"/>
          <w:szCs w:val="24"/>
          <w:rtl w:val="0"/>
        </w:rPr>
        <w:t xml:space="preserve">Venue: Ballroom, Seda North, Quezon City</w:t>
      </w:r>
    </w:p>
    <w:p w:rsidR="00000000" w:rsidDel="00000000" w:rsidP="00000000" w:rsidRDefault="00000000" w:rsidRPr="00000000" w14:paraId="000001BA">
      <w:pPr>
        <w:jc w:val="both"/>
        <w:rPr>
          <w:sz w:val="24"/>
          <w:szCs w:val="24"/>
        </w:rPr>
      </w:pPr>
      <w:r w:rsidDel="00000000" w:rsidR="00000000" w:rsidRPr="00000000">
        <w:rPr>
          <w:sz w:val="24"/>
          <w:szCs w:val="24"/>
          <w:rtl w:val="0"/>
        </w:rPr>
        <w:t xml:space="preserve">Chair: _______________</w:t>
      </w:r>
    </w:p>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Co-Organizers: </w:t>
        <w:tab/>
        <w:t xml:space="preserve">UNDP Biodiversity Finance Initiative (BIOFIN) Project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ind w:left="1440" w:firstLine="720"/>
        <w:jc w:val="both"/>
        <w:rPr>
          <w:sz w:val="24"/>
          <w:szCs w:val="24"/>
          <w:shd w:fill="c6c6c6" w:val="clear"/>
        </w:rPr>
      </w:pPr>
      <w:r w:rsidDel="00000000" w:rsidR="00000000" w:rsidRPr="00000000">
        <w:rPr>
          <w:sz w:val="24"/>
          <w:szCs w:val="24"/>
          <w:rtl w:val="0"/>
        </w:rPr>
        <w:t xml:space="preserve">UNDP Accelerating Green and Climate Finance (AGCF) Project</w:t>
      </w:r>
      <w:r w:rsidDel="00000000" w:rsidR="00000000" w:rsidRPr="00000000">
        <w:rPr>
          <w:sz w:val="24"/>
          <w:szCs w:val="24"/>
          <w:shd w:fill="c6c6c6" w:val="clear"/>
          <w:rtl w:val="0"/>
        </w:rPr>
        <w:t xml:space="preserve">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ind w:left="1440" w:firstLine="720"/>
        <w:jc w:val="both"/>
        <w:rPr>
          <w:sz w:val="24"/>
          <w:szCs w:val="24"/>
          <w:shd w:fill="c6c6c6" w:val="clear"/>
        </w:rPr>
      </w:pPr>
      <w:r w:rsidDel="00000000" w:rsidR="00000000" w:rsidRPr="00000000">
        <w:rPr>
          <w:sz w:val="24"/>
          <w:szCs w:val="24"/>
          <w:rtl w:val="0"/>
        </w:rPr>
        <w:t xml:space="preserve">Conservation International (CI)</w:t>
      </w:r>
      <w:r w:rsidDel="00000000" w:rsidR="00000000" w:rsidRPr="00000000">
        <w:rPr>
          <w:sz w:val="24"/>
          <w:szCs w:val="24"/>
          <w:shd w:fill="c6c6c6" w:val="clear"/>
          <w:rtl w:val="0"/>
        </w:rPr>
        <w:t xml:space="preserve"> </w:t>
      </w:r>
    </w:p>
    <w:p w:rsidR="00000000" w:rsidDel="00000000" w:rsidP="00000000" w:rsidRDefault="00000000" w:rsidRPr="00000000" w14:paraId="000001BE">
      <w:pPr>
        <w:jc w:val="both"/>
        <w:rPr>
          <w:sz w:val="24"/>
          <w:szCs w:val="24"/>
        </w:rPr>
      </w:pPr>
      <w:r w:rsidDel="00000000" w:rsidR="00000000" w:rsidRPr="00000000">
        <w:rPr>
          <w:rtl w:val="0"/>
        </w:rPr>
      </w:r>
    </w:p>
    <w:p w:rsidR="00000000" w:rsidDel="00000000" w:rsidP="00000000" w:rsidRDefault="00000000" w:rsidRPr="00000000" w14:paraId="000001BF">
      <w:pPr>
        <w:jc w:val="both"/>
        <w:rPr>
          <w:sz w:val="24"/>
          <w:szCs w:val="24"/>
        </w:rPr>
      </w:pPr>
      <w:r w:rsidDel="00000000" w:rsidR="00000000" w:rsidRPr="00000000">
        <w:rPr>
          <w:sz w:val="24"/>
          <w:szCs w:val="24"/>
          <w:rtl w:val="0"/>
        </w:rPr>
        <w:t xml:space="preserve">Documenter: ____________</w:t>
      </w:r>
    </w:p>
    <w:p w:rsidR="00000000" w:rsidDel="00000000" w:rsidP="00000000" w:rsidRDefault="00000000" w:rsidRPr="00000000" w14:paraId="000001C0">
      <w:pPr>
        <w:jc w:val="both"/>
        <w:rPr>
          <w:sz w:val="24"/>
          <w:szCs w:val="24"/>
        </w:rPr>
      </w:pPr>
      <w:r w:rsidDel="00000000" w:rsidR="00000000" w:rsidRPr="00000000">
        <w:rPr>
          <w:rtl w:val="0"/>
        </w:rPr>
      </w:r>
    </w:p>
    <w:p w:rsidR="00000000" w:rsidDel="00000000" w:rsidP="00000000" w:rsidRDefault="00000000" w:rsidRPr="00000000" w14:paraId="000001C1">
      <w:pPr>
        <w:numPr>
          <w:ilvl w:val="0"/>
          <w:numId w:val="8"/>
        </w:numPr>
        <w:ind w:left="720" w:hanging="360"/>
        <w:jc w:val="both"/>
        <w:rPr>
          <w:sz w:val="24"/>
          <w:szCs w:val="24"/>
        </w:rPr>
      </w:pPr>
      <w:r w:rsidDel="00000000" w:rsidR="00000000" w:rsidRPr="00000000">
        <w:rPr>
          <w:sz w:val="24"/>
          <w:szCs w:val="24"/>
          <w:rtl w:val="0"/>
        </w:rPr>
        <w:t xml:space="preserve">Background</w:t>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ASEAN Heritage Parks (AHPs) are among the region's most ecologically significant protected areas, conserving globally important biodiversity while providing essential ecosystem services that support livelihoods, climate resilience, water security, and sustainable development. Despite their ecological and socio-economic value, many AHPs continue to face persistent financing gaps that limit their ability to effectively implement conservation, restoration, law enforcement, research, visitor management, and community development programs.</w:t>
      </w:r>
    </w:p>
    <w:p w:rsidR="00000000" w:rsidDel="00000000" w:rsidP="00000000" w:rsidRDefault="00000000" w:rsidRPr="00000000" w14:paraId="000001C3">
      <w:pPr>
        <w:spacing w:after="240" w:before="240" w:lineRule="auto"/>
        <w:jc w:val="both"/>
        <w:rPr>
          <w:sz w:val="24"/>
          <w:szCs w:val="24"/>
        </w:rPr>
      </w:pPr>
      <w:r w:rsidDel="00000000" w:rsidR="00000000" w:rsidRPr="00000000">
        <w:rPr>
          <w:sz w:val="24"/>
          <w:szCs w:val="24"/>
          <w:rtl w:val="0"/>
        </w:rPr>
        <w:t xml:space="preserve">Traditional reliance on government appropriations and donor funding has proven insufficient to meet the growing financial needs of protected area management. As countries pursue the targets of the Kunming-Montreal Global Biodiversity Framework, there is increasing recognition that sustainable protected area management requires diversified and long-term financing strategies that combine public finance, private sector participation, community-based enterprises, innovative financial instruments, and cross-sector partnerships.</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Across ASEAN, governments and protected area managers are developing innovative approaches to mobilize additional resources. These include conservation trust funds, biodiversity-related user fees, payment for ecosystem services, biodiversity offsets and credits, ecotourism enterprises, corporate partnerships, digital fundraising platforms, and blended finance mechanisms. Equally important are partnerships with local communities, Indigenous Peoples, civil society organizations, academic institutions, and the private sector, whose participation enhances not only financing but also stewardship, governance, innovation, and shared responsibility for biodiversity conservation.</w:t>
      </w:r>
    </w:p>
    <w:p w:rsidR="00000000" w:rsidDel="00000000" w:rsidP="00000000" w:rsidRDefault="00000000" w:rsidRPr="00000000" w14:paraId="000001C5">
      <w:pPr>
        <w:spacing w:after="240" w:before="240" w:lineRule="auto"/>
        <w:jc w:val="both"/>
        <w:rPr>
          <w:sz w:val="24"/>
          <w:szCs w:val="24"/>
        </w:rPr>
      </w:pPr>
      <w:r w:rsidDel="00000000" w:rsidR="00000000" w:rsidRPr="00000000">
        <w:rPr>
          <w:sz w:val="24"/>
          <w:szCs w:val="24"/>
          <w:rtl w:val="0"/>
        </w:rPr>
        <w:t xml:space="preserve">The Philippines has developed several biodiversity finance solutions through the Biodiversity Finance Initiative (BIOFIN) and the Biodiversity Management Bureau (BMB), demonstrating how innovative financing and multi-stakeholder partnerships can strengthen protected area management while generating benefits for local communities. Sharing these experiences alongside initiatives from other ASEAN Member States will facilitate peer learning and encourage the replication and adaptation of successful approaches across the ASEAN Heritage Parks network.</w:t>
      </w:r>
    </w:p>
    <w:p w:rsidR="00000000" w:rsidDel="00000000" w:rsidP="00000000" w:rsidRDefault="00000000" w:rsidRPr="00000000" w14:paraId="000001C6">
      <w:pPr>
        <w:numPr>
          <w:ilvl w:val="0"/>
          <w:numId w:val="8"/>
        </w:numPr>
        <w:ind w:left="720" w:hanging="360"/>
        <w:jc w:val="both"/>
        <w:rPr>
          <w:sz w:val="24"/>
          <w:szCs w:val="24"/>
        </w:rPr>
      </w:pPr>
      <w:r w:rsidDel="00000000" w:rsidR="00000000" w:rsidRPr="00000000">
        <w:rPr>
          <w:sz w:val="24"/>
          <w:szCs w:val="24"/>
          <w:rtl w:val="0"/>
        </w:rPr>
        <w:t xml:space="preserve">Objectives</w:t>
      </w:r>
    </w:p>
    <w:p w:rsidR="00000000" w:rsidDel="00000000" w:rsidP="00000000" w:rsidRDefault="00000000" w:rsidRPr="00000000" w14:paraId="000001C7">
      <w:pPr>
        <w:numPr>
          <w:ilvl w:val="0"/>
          <w:numId w:val="5"/>
        </w:numPr>
        <w:ind w:left="720" w:hanging="360"/>
        <w:jc w:val="both"/>
        <w:rPr>
          <w:sz w:val="24"/>
          <w:szCs w:val="24"/>
        </w:rPr>
      </w:pPr>
      <w:r w:rsidDel="00000000" w:rsidR="00000000" w:rsidRPr="00000000">
        <w:rPr>
          <w:sz w:val="24"/>
          <w:szCs w:val="24"/>
          <w:rtl w:val="0"/>
        </w:rPr>
        <w:t xml:space="preserve">Highlight the importance of sustainable financing as a critical enabler of effective and resilient ASEAN Heritage Park management.</w:t>
      </w:r>
    </w:p>
    <w:p w:rsidR="00000000" w:rsidDel="00000000" w:rsidP="00000000" w:rsidRDefault="00000000" w:rsidRPr="00000000" w14:paraId="000001C8">
      <w:pPr>
        <w:numPr>
          <w:ilvl w:val="0"/>
          <w:numId w:val="5"/>
        </w:numPr>
        <w:ind w:left="720" w:hanging="360"/>
        <w:jc w:val="both"/>
        <w:rPr>
          <w:sz w:val="24"/>
          <w:szCs w:val="24"/>
        </w:rPr>
      </w:pPr>
      <w:r w:rsidDel="00000000" w:rsidR="00000000" w:rsidRPr="00000000">
        <w:rPr>
          <w:sz w:val="24"/>
          <w:szCs w:val="24"/>
          <w:rtl w:val="0"/>
        </w:rPr>
        <w:t xml:space="preserve">Showcase innovative biodiversity financing mechanisms and partnership models implemented by ASEAN Member States.</w:t>
      </w:r>
    </w:p>
    <w:p w:rsidR="00000000" w:rsidDel="00000000" w:rsidP="00000000" w:rsidRDefault="00000000" w:rsidRPr="00000000" w14:paraId="000001C9">
      <w:pPr>
        <w:numPr>
          <w:ilvl w:val="0"/>
          <w:numId w:val="5"/>
        </w:numPr>
        <w:ind w:left="720" w:hanging="360"/>
        <w:jc w:val="both"/>
        <w:rPr>
          <w:sz w:val="24"/>
          <w:szCs w:val="24"/>
        </w:rPr>
      </w:pPr>
      <w:r w:rsidDel="00000000" w:rsidR="00000000" w:rsidRPr="00000000">
        <w:rPr>
          <w:sz w:val="24"/>
          <w:szCs w:val="24"/>
          <w:rtl w:val="0"/>
        </w:rPr>
        <w:t xml:space="preserve">Share practical lessons, enabling policies, institutional arrangements, and success factors in mobilizing public, private, and community investments for protected area conservation.</w:t>
      </w:r>
    </w:p>
    <w:p w:rsidR="00000000" w:rsidDel="00000000" w:rsidP="00000000" w:rsidRDefault="00000000" w:rsidRPr="00000000" w14:paraId="000001CA">
      <w:pPr>
        <w:numPr>
          <w:ilvl w:val="0"/>
          <w:numId w:val="5"/>
        </w:numPr>
        <w:ind w:left="720" w:hanging="360"/>
        <w:jc w:val="both"/>
        <w:rPr>
          <w:sz w:val="24"/>
          <w:szCs w:val="24"/>
        </w:rPr>
      </w:pPr>
      <w:r w:rsidDel="00000000" w:rsidR="00000000" w:rsidRPr="00000000">
        <w:rPr>
          <w:sz w:val="24"/>
          <w:szCs w:val="24"/>
          <w:rtl w:val="0"/>
        </w:rPr>
        <w:t xml:space="preserve">Promote stronger collaboration among protected area managers, government agencies, development partners, civil society organizations, Indigenous Peoples and Local Communities (IPLCs), academia, and the private sector to support long-term biodiversity conservation.</w:t>
      </w:r>
    </w:p>
    <w:p w:rsidR="00000000" w:rsidDel="00000000" w:rsidP="00000000" w:rsidRDefault="00000000" w:rsidRPr="00000000" w14:paraId="000001CB">
      <w:pPr>
        <w:numPr>
          <w:ilvl w:val="0"/>
          <w:numId w:val="5"/>
        </w:numPr>
        <w:ind w:left="720" w:hanging="360"/>
        <w:jc w:val="both"/>
        <w:rPr>
          <w:sz w:val="24"/>
          <w:szCs w:val="24"/>
        </w:rPr>
      </w:pPr>
      <w:r w:rsidDel="00000000" w:rsidR="00000000" w:rsidRPr="00000000">
        <w:rPr>
          <w:sz w:val="24"/>
          <w:szCs w:val="24"/>
          <w:rtl w:val="0"/>
        </w:rPr>
        <w:t xml:space="preserve">Inspire ASEAN Heritage Parks to diversify their financing portfolios and strengthen partnerships that contribute to the long-term sustainability of protected area management.</w:t>
      </w:r>
    </w:p>
    <w:p w:rsidR="00000000" w:rsidDel="00000000" w:rsidP="00000000" w:rsidRDefault="00000000" w:rsidRPr="00000000" w14:paraId="000001CC">
      <w:pPr>
        <w:ind w:left="720" w:firstLine="0"/>
        <w:jc w:val="both"/>
        <w:rPr>
          <w:sz w:val="24"/>
          <w:szCs w:val="24"/>
        </w:rPr>
      </w:pPr>
      <w:r w:rsidDel="00000000" w:rsidR="00000000" w:rsidRPr="00000000">
        <w:rPr>
          <w:rtl w:val="0"/>
        </w:rPr>
      </w:r>
    </w:p>
    <w:p w:rsidR="00000000" w:rsidDel="00000000" w:rsidP="00000000" w:rsidRDefault="00000000" w:rsidRPr="00000000" w14:paraId="000001CD">
      <w:pPr>
        <w:numPr>
          <w:ilvl w:val="0"/>
          <w:numId w:val="8"/>
        </w:numPr>
        <w:ind w:left="720" w:hanging="360"/>
        <w:jc w:val="both"/>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1CE">
      <w:pPr>
        <w:numPr>
          <w:ilvl w:val="0"/>
          <w:numId w:val="50"/>
        </w:numPr>
        <w:ind w:left="720" w:hanging="360"/>
        <w:jc w:val="both"/>
        <w:rPr>
          <w:sz w:val="24"/>
          <w:szCs w:val="24"/>
        </w:rPr>
      </w:pPr>
      <w:r w:rsidDel="00000000" w:rsidR="00000000" w:rsidRPr="00000000">
        <w:rPr>
          <w:sz w:val="24"/>
          <w:szCs w:val="24"/>
          <w:rtl w:val="0"/>
        </w:rPr>
        <w:t xml:space="preserve">Enhanced understanding of sustainable financing approaches and innovative partnership models applicable to ASEAN Heritage Parks.</w:t>
      </w:r>
    </w:p>
    <w:p w:rsidR="00000000" w:rsidDel="00000000" w:rsidP="00000000" w:rsidRDefault="00000000" w:rsidRPr="00000000" w14:paraId="000001CF">
      <w:pPr>
        <w:numPr>
          <w:ilvl w:val="0"/>
          <w:numId w:val="50"/>
        </w:numPr>
        <w:ind w:left="720" w:hanging="360"/>
        <w:jc w:val="both"/>
        <w:rPr>
          <w:sz w:val="24"/>
          <w:szCs w:val="24"/>
        </w:rPr>
      </w:pPr>
      <w:r w:rsidDel="00000000" w:rsidR="00000000" w:rsidRPr="00000000">
        <w:rPr>
          <w:sz w:val="24"/>
          <w:szCs w:val="24"/>
          <w:rtl w:val="0"/>
        </w:rPr>
        <w:t xml:space="preserve">Increased awareness of successful biodiversity finance solutions and partnership experiences from the Philippines and other ASEAN Member States.</w:t>
      </w:r>
    </w:p>
    <w:p w:rsidR="00000000" w:rsidDel="00000000" w:rsidP="00000000" w:rsidRDefault="00000000" w:rsidRPr="00000000" w14:paraId="000001D0">
      <w:pPr>
        <w:numPr>
          <w:ilvl w:val="0"/>
          <w:numId w:val="50"/>
        </w:numPr>
        <w:ind w:left="720" w:hanging="360"/>
        <w:jc w:val="both"/>
        <w:rPr>
          <w:sz w:val="24"/>
          <w:szCs w:val="24"/>
        </w:rPr>
      </w:pPr>
      <w:r w:rsidDel="00000000" w:rsidR="00000000" w:rsidRPr="00000000">
        <w:rPr>
          <w:sz w:val="24"/>
          <w:szCs w:val="24"/>
          <w:rtl w:val="0"/>
        </w:rPr>
        <w:t xml:space="preserve">Identified opportunities for adapting and replicating appropriate financing mechanisms within their respective protected areas.</w:t>
      </w:r>
    </w:p>
    <w:p w:rsidR="00000000" w:rsidDel="00000000" w:rsidP="00000000" w:rsidRDefault="00000000" w:rsidRPr="00000000" w14:paraId="000001D1">
      <w:pPr>
        <w:numPr>
          <w:ilvl w:val="0"/>
          <w:numId w:val="50"/>
        </w:numPr>
        <w:ind w:left="720" w:hanging="360"/>
        <w:jc w:val="both"/>
        <w:rPr>
          <w:sz w:val="24"/>
          <w:szCs w:val="24"/>
        </w:rPr>
      </w:pPr>
      <w:r w:rsidDel="00000000" w:rsidR="00000000" w:rsidRPr="00000000">
        <w:rPr>
          <w:sz w:val="24"/>
          <w:szCs w:val="24"/>
          <w:rtl w:val="0"/>
        </w:rPr>
        <w:t xml:space="preserve">Strengthened regional networks among protected area managers, government agencies, development partners, private sector organizations, and conservation practitioners to facilitate future collaboration.</w:t>
      </w:r>
    </w:p>
    <w:p w:rsidR="00000000" w:rsidDel="00000000" w:rsidP="00000000" w:rsidRDefault="00000000" w:rsidRPr="00000000" w14:paraId="000001D2">
      <w:pPr>
        <w:numPr>
          <w:ilvl w:val="0"/>
          <w:numId w:val="50"/>
        </w:numPr>
        <w:ind w:left="720" w:hanging="360"/>
        <w:jc w:val="both"/>
        <w:rPr>
          <w:sz w:val="24"/>
          <w:szCs w:val="24"/>
        </w:rPr>
      </w:pPr>
      <w:r w:rsidDel="00000000" w:rsidR="00000000" w:rsidRPr="00000000">
        <w:rPr>
          <w:sz w:val="24"/>
          <w:szCs w:val="24"/>
          <w:rtl w:val="0"/>
        </w:rPr>
        <w:t xml:space="preserve">Generated recommendations for strengthening sustainable financing and partnership engagement that can inform future ASEAN Heritage Park initiatives and capacity-building programs.</w:t>
      </w:r>
    </w:p>
    <w:p w:rsidR="00000000" w:rsidDel="00000000" w:rsidP="00000000" w:rsidRDefault="00000000" w:rsidRPr="00000000" w14:paraId="000001D3">
      <w:pPr>
        <w:ind w:left="720" w:firstLine="0"/>
        <w:jc w:val="both"/>
        <w:rPr>
          <w:sz w:val="24"/>
          <w:szCs w:val="24"/>
        </w:rPr>
      </w:pPr>
      <w:r w:rsidDel="00000000" w:rsidR="00000000" w:rsidRPr="00000000">
        <w:rPr>
          <w:rtl w:val="0"/>
        </w:rPr>
      </w:r>
    </w:p>
    <w:p w:rsidR="00000000" w:rsidDel="00000000" w:rsidP="00000000" w:rsidRDefault="00000000" w:rsidRPr="00000000" w14:paraId="000001D4">
      <w:pPr>
        <w:numPr>
          <w:ilvl w:val="0"/>
          <w:numId w:val="8"/>
        </w:numPr>
        <w:ind w:left="720" w:hanging="360"/>
        <w:jc w:val="both"/>
        <w:rPr>
          <w:sz w:val="24"/>
          <w:szCs w:val="24"/>
        </w:rPr>
      </w:pPr>
      <w:commentRangeStart w:id="0"/>
      <w:r w:rsidDel="00000000" w:rsidR="00000000" w:rsidRPr="00000000">
        <w:rPr>
          <w:sz w:val="24"/>
          <w:szCs w:val="24"/>
          <w:rtl w:val="0"/>
        </w:rPr>
        <w:t xml:space="preserve">Topics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5">
      <w:pPr>
        <w:ind w:left="720" w:firstLine="0"/>
        <w:jc w:val="both"/>
        <w:rPr>
          <w:sz w:val="24"/>
          <w:szCs w:val="24"/>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280"/>
        <w:tblGridChange w:id="0">
          <w:tblGrid>
            <w:gridCol w:w="3360"/>
            <w:gridCol w:w="5280"/>
          </w:tblGrid>
        </w:tblGridChange>
      </w:tblGrid>
      <w:tr>
        <w:trPr>
          <w:cantSplit w:val="0"/>
          <w:tblHeader w:val="0"/>
        </w:trPr>
        <w:tc>
          <w:tcPr>
            <w:shd w:fill="6aa84f" w:val="clear"/>
          </w:tcPr>
          <w:p w:rsidR="00000000" w:rsidDel="00000000" w:rsidP="00000000" w:rsidRDefault="00000000" w:rsidRPr="00000000" w14:paraId="000001D6">
            <w:pPr>
              <w:widowControl w:val="0"/>
              <w:spacing w:line="240" w:lineRule="auto"/>
              <w:jc w:val="both"/>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1D7">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1D8">
            <w:pPr>
              <w:widowControl w:val="0"/>
              <w:spacing w:after="20" w:before="20" w:line="240" w:lineRule="auto"/>
              <w:ind w:right="215.80078125"/>
              <w:jc w:val="both"/>
              <w:rPr>
                <w:b w:val="1"/>
                <w:bCs w:val="1"/>
                <w:sz w:val="24"/>
                <w:szCs w:val="24"/>
                <w:highlight w:val="white"/>
              </w:rPr>
            </w:pPr>
            <w:r w:rsidDel="00000000" w:rsidR="00000000" w:rsidRPr="00000000">
              <w:rPr>
                <w:b w:val="1"/>
                <w:bCs w:val="1"/>
                <w:sz w:val="24"/>
                <w:szCs w:val="24"/>
                <w:highlight w:val="white"/>
                <w:rtl w:val="0"/>
              </w:rPr>
              <w:t xml:space="preserve">Innovative Financing</w:t>
            </w:r>
          </w:p>
          <w:p w:rsidR="00000000" w:rsidDel="00000000" w:rsidP="00000000" w:rsidRDefault="00000000" w:rsidRPr="00000000" w14:paraId="000001D9">
            <w:pPr>
              <w:jc w:val="both"/>
              <w:rPr>
                <w:b w:val="1"/>
                <w:bCs w:val="1"/>
                <w:sz w:val="24"/>
                <w:szCs w:val="24"/>
              </w:rPr>
            </w:pPr>
            <w:r w:rsidDel="00000000" w:rsidR="00000000" w:rsidRPr="00000000">
              <w:rPr>
                <w:rtl w:val="0"/>
              </w:rPr>
            </w:r>
          </w:p>
        </w:tc>
        <w:tc>
          <w:tcPr>
            <w:shd w:fill="ead1dc" w:val="clear"/>
          </w:tcPr>
          <w:p w:rsidR="00000000" w:rsidDel="00000000" w:rsidP="00000000" w:rsidRDefault="00000000" w:rsidRPr="00000000" w14:paraId="000001DA">
            <w:pPr>
              <w:widowControl w:val="0"/>
              <w:numPr>
                <w:ilvl w:val="0"/>
                <w:numId w:val="64"/>
              </w:numPr>
              <w:spacing w:after="0" w:afterAutospacing="0" w:before="20" w:line="240" w:lineRule="auto"/>
              <w:ind w:left="720" w:hanging="360"/>
              <w:jc w:val="both"/>
              <w:rPr>
                <w:sz w:val="24"/>
                <w:szCs w:val="24"/>
                <w:highlight w:val="white"/>
              </w:rPr>
            </w:pPr>
            <w:r w:rsidDel="00000000" w:rsidR="00000000" w:rsidRPr="00000000">
              <w:rPr>
                <w:sz w:val="24"/>
                <w:szCs w:val="24"/>
                <w:highlight w:val="white"/>
                <w:rtl w:val="0"/>
              </w:rPr>
              <w:t xml:space="preserve">Access and Benefit Sharing (ABS), UNDP</w:t>
            </w:r>
          </w:p>
          <w:p w:rsidR="00000000" w:rsidDel="00000000" w:rsidP="00000000" w:rsidRDefault="00000000" w:rsidRPr="00000000" w14:paraId="000001DB">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Payment for Forest Environmental Services, Vietnam </w:t>
            </w:r>
          </w:p>
          <w:p w:rsidR="00000000" w:rsidDel="00000000" w:rsidP="00000000" w:rsidRDefault="00000000" w:rsidRPr="00000000" w14:paraId="000001DC">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Tubbataha Nature Credit and Private Sector Engagement, CI and PAMO</w:t>
            </w:r>
          </w:p>
          <w:p w:rsidR="00000000" w:rsidDel="00000000" w:rsidP="00000000" w:rsidRDefault="00000000" w:rsidRPr="00000000" w14:paraId="000001DD">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Biodiversity Credit (CI and BIOFIN)</w:t>
            </w:r>
          </w:p>
          <w:p w:rsidR="00000000" w:rsidDel="00000000" w:rsidP="00000000" w:rsidRDefault="00000000" w:rsidRPr="00000000" w14:paraId="000001DE">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Endowment Fund for Mts. Mantalingahan Protected Landscape, FFP</w:t>
            </w:r>
          </w:p>
          <w:p w:rsidR="00000000" w:rsidDel="00000000" w:rsidP="00000000" w:rsidRDefault="00000000" w:rsidRPr="00000000" w14:paraId="000001DF">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Ecological Fiscal Transfer, Malaysia</w:t>
            </w:r>
          </w:p>
          <w:p w:rsidR="00000000" w:rsidDel="00000000" w:rsidP="00000000" w:rsidRDefault="00000000" w:rsidRPr="00000000" w14:paraId="000001E0">
            <w:pPr>
              <w:widowControl w:val="0"/>
              <w:numPr>
                <w:ilvl w:val="0"/>
                <w:numId w:val="64"/>
              </w:numPr>
              <w:spacing w:after="2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  </w:t>
            </w:r>
          </w:p>
        </w:tc>
      </w:tr>
      <w:tr>
        <w:trPr>
          <w:cantSplit w:val="0"/>
          <w:tblHeader w:val="0"/>
        </w:trPr>
        <w:tc>
          <w:tcPr/>
          <w:p w:rsidR="00000000" w:rsidDel="00000000" w:rsidP="00000000" w:rsidRDefault="00000000" w:rsidRPr="00000000" w14:paraId="000001E1">
            <w:pPr>
              <w:widowControl w:val="0"/>
              <w:spacing w:after="20" w:before="20" w:line="240" w:lineRule="auto"/>
              <w:ind w:right="215.80078125"/>
              <w:jc w:val="both"/>
              <w:rPr>
                <w:b w:val="1"/>
                <w:bCs w:val="1"/>
                <w:sz w:val="24"/>
                <w:szCs w:val="24"/>
                <w:highlight w:val="white"/>
              </w:rPr>
            </w:pPr>
            <w:r w:rsidDel="00000000" w:rsidR="00000000" w:rsidRPr="00000000">
              <w:rPr>
                <w:b w:val="1"/>
                <w:bCs w:val="1"/>
                <w:sz w:val="24"/>
                <w:szCs w:val="24"/>
                <w:highlight w:val="white"/>
                <w:rtl w:val="0"/>
              </w:rPr>
              <w:t xml:space="preserve">Private sector partnerships and investments</w:t>
            </w:r>
          </w:p>
        </w:tc>
        <w:tc>
          <w:tcPr>
            <w:shd w:fill="ead1dc" w:val="clear"/>
          </w:tcPr>
          <w:p w:rsidR="00000000" w:rsidDel="00000000" w:rsidP="00000000" w:rsidRDefault="00000000" w:rsidRPr="00000000" w14:paraId="000001E2">
            <w:pPr>
              <w:widowControl w:val="0"/>
              <w:numPr>
                <w:ilvl w:val="0"/>
                <w:numId w:val="64"/>
              </w:numPr>
              <w:spacing w:after="0" w:afterAutospacing="0" w:before="20" w:line="240" w:lineRule="auto"/>
              <w:ind w:left="720" w:hanging="360"/>
              <w:jc w:val="both"/>
              <w:rPr>
                <w:sz w:val="24"/>
                <w:szCs w:val="24"/>
                <w:highlight w:val="white"/>
              </w:rPr>
            </w:pPr>
            <w:r w:rsidDel="00000000" w:rsidR="00000000" w:rsidRPr="00000000">
              <w:rPr>
                <w:sz w:val="24"/>
                <w:szCs w:val="24"/>
                <w:highlight w:val="white"/>
                <w:rtl w:val="0"/>
              </w:rPr>
              <w:t xml:space="preserve">MPIC</w:t>
            </w:r>
          </w:p>
          <w:p w:rsidR="00000000" w:rsidDel="00000000" w:rsidP="00000000" w:rsidRDefault="00000000" w:rsidRPr="00000000" w14:paraId="000001E3">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Malaysia Platform for Business and Biodiversity</w:t>
            </w:r>
          </w:p>
          <w:p w:rsidR="00000000" w:rsidDel="00000000" w:rsidP="00000000" w:rsidRDefault="00000000" w:rsidRPr="00000000" w14:paraId="000001E4">
            <w:pPr>
              <w:widowControl w:val="0"/>
              <w:numPr>
                <w:ilvl w:val="0"/>
                <w:numId w:val="64"/>
              </w:numPr>
              <w:spacing w:after="2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Mainstreaming Biodiversity in Mining- Biodiversity Expenditure Tagging (PhilSAGA and PGMC)</w:t>
              <w:tab/>
            </w:r>
          </w:p>
        </w:tc>
      </w:tr>
      <w:tr>
        <w:trPr>
          <w:cantSplit w:val="0"/>
          <w:tblHeader w:val="0"/>
        </w:trPr>
        <w:tc>
          <w:tcPr/>
          <w:p w:rsidR="00000000" w:rsidDel="00000000" w:rsidP="00000000" w:rsidRDefault="00000000" w:rsidRPr="00000000" w14:paraId="000001E5">
            <w:pPr>
              <w:widowControl w:val="0"/>
              <w:spacing w:after="20" w:before="20" w:line="240" w:lineRule="auto"/>
              <w:ind w:right="215.80078125"/>
              <w:jc w:val="both"/>
              <w:rPr>
                <w:b w:val="1"/>
                <w:bCs w:val="1"/>
                <w:sz w:val="24"/>
                <w:szCs w:val="24"/>
                <w:highlight w:val="white"/>
              </w:rPr>
            </w:pPr>
            <w:r w:rsidDel="00000000" w:rsidR="00000000" w:rsidRPr="00000000">
              <w:rPr>
                <w:b w:val="1"/>
                <w:bCs w:val="1"/>
                <w:sz w:val="24"/>
                <w:szCs w:val="24"/>
                <w:highlight w:val="white"/>
                <w:rtl w:val="0"/>
              </w:rPr>
              <w:t xml:space="preserve">Financing mechanisms for long-term PA sustainability</w:t>
            </w:r>
          </w:p>
        </w:tc>
        <w:tc>
          <w:tcPr>
            <w:shd w:fill="ead1dc" w:val="clear"/>
          </w:tcPr>
          <w:p w:rsidR="00000000" w:rsidDel="00000000" w:rsidP="00000000" w:rsidRDefault="00000000" w:rsidRPr="00000000" w14:paraId="000001E6">
            <w:pPr>
              <w:widowControl w:val="0"/>
              <w:numPr>
                <w:ilvl w:val="0"/>
                <w:numId w:val="64"/>
              </w:numPr>
              <w:spacing w:after="0" w:afterAutospacing="0" w:before="20" w:line="240" w:lineRule="auto"/>
              <w:ind w:left="720" w:hanging="360"/>
              <w:jc w:val="both"/>
              <w:rPr>
                <w:sz w:val="24"/>
                <w:szCs w:val="24"/>
                <w:highlight w:val="white"/>
              </w:rPr>
            </w:pPr>
            <w:r w:rsidDel="00000000" w:rsidR="00000000" w:rsidRPr="00000000">
              <w:rPr>
                <w:sz w:val="24"/>
                <w:szCs w:val="24"/>
                <w:highlight w:val="white"/>
                <w:rtl w:val="0"/>
              </w:rPr>
              <w:t xml:space="preserve">PA Finance Planning in Apo Reef Natural Park</w:t>
            </w:r>
          </w:p>
          <w:p w:rsidR="00000000" w:rsidDel="00000000" w:rsidP="00000000" w:rsidRDefault="00000000" w:rsidRPr="00000000" w14:paraId="000001E7">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CTI- </w:t>
            </w:r>
          </w:p>
          <w:p w:rsidR="00000000" w:rsidDel="00000000" w:rsidP="00000000" w:rsidRDefault="00000000" w:rsidRPr="00000000" w14:paraId="000001E8">
            <w:pPr>
              <w:widowControl w:val="0"/>
              <w:numPr>
                <w:ilvl w:val="0"/>
                <w:numId w:val="6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WWF SEA- Tropical Forest Forever Facility</w:t>
            </w:r>
          </w:p>
          <w:p w:rsidR="00000000" w:rsidDel="00000000" w:rsidP="00000000" w:rsidRDefault="00000000" w:rsidRPr="00000000" w14:paraId="000001E9">
            <w:pPr>
              <w:widowControl w:val="0"/>
              <w:numPr>
                <w:ilvl w:val="0"/>
                <w:numId w:val="64"/>
              </w:numPr>
              <w:spacing w:after="2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GBFF</w:t>
            </w:r>
          </w:p>
        </w:tc>
      </w:tr>
    </w:tbl>
    <w:p w:rsidR="00000000" w:rsidDel="00000000" w:rsidP="00000000" w:rsidRDefault="00000000" w:rsidRPr="00000000" w14:paraId="000001EA">
      <w:pPr>
        <w:ind w:left="720" w:firstLine="0"/>
        <w:jc w:val="both"/>
        <w:rPr>
          <w:sz w:val="24"/>
          <w:szCs w:val="24"/>
        </w:rPr>
      </w:pPr>
      <w:r w:rsidDel="00000000" w:rsidR="00000000" w:rsidRPr="00000000">
        <w:rPr>
          <w:rtl w:val="0"/>
        </w:rPr>
      </w:r>
    </w:p>
    <w:p w:rsidR="00000000" w:rsidDel="00000000" w:rsidP="00000000" w:rsidRDefault="00000000" w:rsidRPr="00000000" w14:paraId="000001EB">
      <w:pPr>
        <w:jc w:val="both"/>
        <w:rPr>
          <w:sz w:val="24"/>
          <w:szCs w:val="24"/>
        </w:rPr>
      </w:pPr>
      <w:r w:rsidDel="00000000" w:rsidR="00000000" w:rsidRPr="00000000">
        <w:rPr>
          <w:rtl w:val="0"/>
        </w:rPr>
      </w:r>
    </w:p>
    <w:p w:rsidR="00000000" w:rsidDel="00000000" w:rsidP="00000000" w:rsidRDefault="00000000" w:rsidRPr="00000000" w14:paraId="000001EC">
      <w:pPr>
        <w:numPr>
          <w:ilvl w:val="0"/>
          <w:numId w:val="8"/>
        </w:numPr>
        <w:ind w:left="720" w:hanging="360"/>
        <w:jc w:val="both"/>
        <w:rPr>
          <w:sz w:val="24"/>
          <w:szCs w:val="24"/>
        </w:rPr>
      </w:pPr>
      <w:r w:rsidDel="00000000" w:rsidR="00000000" w:rsidRPr="00000000">
        <w:rPr>
          <w:sz w:val="24"/>
          <w:szCs w:val="24"/>
          <w:rtl w:val="0"/>
        </w:rPr>
        <w:t xml:space="preserve">Session Format</w:t>
      </w:r>
    </w:p>
    <w:p w:rsidR="00000000" w:rsidDel="00000000" w:rsidP="00000000" w:rsidRDefault="00000000" w:rsidRPr="00000000" w14:paraId="000001ED">
      <w:pPr>
        <w:ind w:left="720" w:firstLine="0"/>
        <w:jc w:val="both"/>
        <w:rPr>
          <w:sz w:val="24"/>
          <w:szCs w:val="24"/>
        </w:rPr>
      </w:pPr>
      <w:r w:rsidDel="00000000" w:rsidR="00000000" w:rsidRPr="00000000">
        <w:rPr>
          <w:sz w:val="24"/>
          <w:szCs w:val="24"/>
          <w:rtl w:val="0"/>
        </w:rPr>
        <w:t xml:space="preserve">The session will have the following components:</w:t>
      </w:r>
    </w:p>
    <w:p w:rsidR="00000000" w:rsidDel="00000000" w:rsidP="00000000" w:rsidRDefault="00000000" w:rsidRPr="00000000" w14:paraId="000001EE">
      <w:pPr>
        <w:numPr>
          <w:ilvl w:val="0"/>
          <w:numId w:val="49"/>
        </w:numPr>
        <w:ind w:left="1440" w:hanging="360"/>
        <w:jc w:val="both"/>
        <w:rPr>
          <w:sz w:val="24"/>
          <w:szCs w:val="24"/>
        </w:rPr>
      </w:pPr>
      <w:r w:rsidDel="00000000" w:rsidR="00000000" w:rsidRPr="00000000">
        <w:rPr>
          <w:sz w:val="24"/>
          <w:szCs w:val="24"/>
          <w:rtl w:val="0"/>
        </w:rPr>
        <w:t xml:space="preserve">Context-setting input presentation on the state of ASEAN Heritage Parks highlighting opportunities and challenges</w:t>
      </w:r>
    </w:p>
    <w:p w:rsidR="00000000" w:rsidDel="00000000" w:rsidP="00000000" w:rsidRDefault="00000000" w:rsidRPr="00000000" w14:paraId="000001EF">
      <w:pPr>
        <w:numPr>
          <w:ilvl w:val="0"/>
          <w:numId w:val="49"/>
        </w:numPr>
        <w:ind w:left="1440" w:hanging="360"/>
        <w:jc w:val="both"/>
        <w:rPr>
          <w:sz w:val="24"/>
          <w:szCs w:val="24"/>
        </w:rPr>
      </w:pPr>
      <w:r w:rsidDel="00000000" w:rsidR="00000000" w:rsidRPr="00000000">
        <w:rPr>
          <w:sz w:val="24"/>
          <w:szCs w:val="24"/>
          <w:rtl w:val="0"/>
        </w:rPr>
        <w:t xml:space="preserve">Interactive panel discussion on innovative partnerships and financing solutions for protected areas</w:t>
      </w:r>
    </w:p>
    <w:p w:rsidR="00000000" w:rsidDel="00000000" w:rsidP="00000000" w:rsidRDefault="00000000" w:rsidRPr="00000000" w14:paraId="000001F0">
      <w:pPr>
        <w:numPr>
          <w:ilvl w:val="0"/>
          <w:numId w:val="49"/>
        </w:numPr>
        <w:ind w:left="1440" w:hanging="360"/>
        <w:jc w:val="both"/>
        <w:rPr>
          <w:sz w:val="24"/>
          <w:szCs w:val="24"/>
        </w:rPr>
      </w:pPr>
      <w:r w:rsidDel="00000000" w:rsidR="00000000" w:rsidRPr="00000000">
        <w:rPr>
          <w:sz w:val="24"/>
          <w:szCs w:val="24"/>
          <w:rtl w:val="0"/>
        </w:rPr>
        <w:t xml:space="preserve">In-depth table discussions on selected finance mechanisms/solutions to enhance current finance portfolios of AHPs</w:t>
      </w:r>
    </w:p>
    <w:p w:rsidR="00000000" w:rsidDel="00000000" w:rsidP="00000000" w:rsidRDefault="00000000" w:rsidRPr="00000000" w14:paraId="000001F1">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1F2">
      <w:pPr>
        <w:numPr>
          <w:ilvl w:val="0"/>
          <w:numId w:val="8"/>
        </w:numPr>
        <w:ind w:left="720" w:hanging="360"/>
        <w:jc w:val="both"/>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1F3">
      <w:pPr>
        <w:jc w:val="both"/>
        <w:rPr>
          <w:sz w:val="24"/>
          <w:szCs w:val="24"/>
        </w:rPr>
      </w:pPr>
      <w:r w:rsidDel="00000000" w:rsidR="00000000" w:rsidRPr="00000000">
        <w:rPr>
          <w:rtl w:val="0"/>
        </w:rPr>
      </w:r>
    </w:p>
    <w:p w:rsidR="00000000" w:rsidDel="00000000" w:rsidP="00000000" w:rsidRDefault="00000000" w:rsidRPr="00000000" w14:paraId="000001F4">
      <w:pPr>
        <w:ind w:left="720" w:firstLine="0"/>
        <w:jc w:val="both"/>
        <w:rPr>
          <w:sz w:val="24"/>
          <w:szCs w:val="24"/>
        </w:rPr>
      </w:pPr>
      <w:r w:rsidDel="00000000" w:rsidR="00000000" w:rsidRPr="00000000">
        <w:rPr>
          <w:rtl w:val="0"/>
        </w:rPr>
      </w:r>
    </w:p>
    <w:tbl>
      <w:tblPr>
        <w:tblStyle w:val="Table9"/>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5100"/>
        <w:gridCol w:w="2655"/>
        <w:tblGridChange w:id="0">
          <w:tblGrid>
            <w:gridCol w:w="1260"/>
            <w:gridCol w:w="5100"/>
            <w:gridCol w:w="2655"/>
          </w:tblGrid>
        </w:tblGridChange>
      </w:tblGrid>
      <w:tr>
        <w:trPr>
          <w:cantSplit w:val="0"/>
          <w:trHeight w:val="300" w:hRule="atLeast"/>
          <w:tblHeader w:val="0"/>
        </w:trPr>
        <w:tc>
          <w:tcPr>
            <w:tcMar>
              <w:top w:w="0.0" w:type="dxa"/>
              <w:left w:w="0.0" w:type="dxa"/>
              <w:bottom w:w="0.0" w:type="dxa"/>
              <w:right w:w="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both"/>
              <w:rPr>
                <w:sz w:val="24"/>
                <w:szCs w:val="24"/>
              </w:rPr>
            </w:pPr>
            <w:r w:rsidDel="00000000" w:rsidR="00000000" w:rsidRPr="00000000">
              <w:rPr>
                <w:b w:val="1"/>
                <w:bCs w:val="1"/>
                <w:sz w:val="24"/>
                <w:szCs w:val="24"/>
                <w:rtl w:val="0"/>
              </w:rPr>
              <w:t xml:space="preserve">Time</w:t>
            </w:r>
            <w:r w:rsidDel="00000000" w:rsidR="00000000" w:rsidRPr="00000000">
              <w:rPr>
                <w:sz w:val="24"/>
                <w:szCs w:val="24"/>
                <w:rtl w:val="0"/>
              </w:rPr>
              <w:t xml:space="preserve"> </w:t>
            </w:r>
          </w:p>
        </w:tc>
        <w:tc>
          <w:tcPr>
            <w:tcMar>
              <w:top w:w="0.0" w:type="dxa"/>
              <w:left w:w="0.0" w:type="dxa"/>
              <w:bottom w:w="0.0" w:type="dxa"/>
              <w:right w:w="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w:t>
            </w:r>
          </w:p>
        </w:tc>
        <w:tc>
          <w:tcPr>
            <w:tcMar>
              <w:top w:w="0.0" w:type="dxa"/>
              <w:left w:w="0.0" w:type="dxa"/>
              <w:bottom w:w="0.0" w:type="dxa"/>
              <w:right w:w="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jc w:val="both"/>
              <w:rPr>
                <w:sz w:val="24"/>
                <w:szCs w:val="24"/>
              </w:rPr>
            </w:pPr>
            <w:r w:rsidDel="00000000" w:rsidR="00000000" w:rsidRPr="00000000">
              <w:rPr>
                <w:b w:val="1"/>
                <w:bCs w:val="1"/>
                <w:sz w:val="24"/>
                <w:szCs w:val="24"/>
                <w:rtl w:val="0"/>
              </w:rPr>
              <w:t xml:space="preserve">Speaker</w:t>
            </w:r>
            <w:r w:rsidDel="00000000" w:rsidR="00000000" w:rsidRPr="00000000">
              <w:rPr>
                <w:sz w:val="24"/>
                <w:szCs w:val="24"/>
                <w:rtl w:val="0"/>
              </w:rPr>
              <w:t xml:space="preserve"> </w:t>
            </w:r>
          </w:p>
        </w:tc>
      </w:tr>
      <w:tr>
        <w:trPr>
          <w:cantSplit w:val="0"/>
          <w:trHeight w:val="4065" w:hRule="atLeast"/>
          <w:tblHeader w:val="0"/>
        </w:trPr>
        <w:tc>
          <w:tcPr>
            <w:tcMar>
              <w:top w:w="0.0" w:type="dxa"/>
              <w:left w:w="0.0" w:type="dxa"/>
              <w:bottom w:w="0.0" w:type="dxa"/>
              <w:right w:w="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b w:val="1"/>
                <w:bCs w:val="1"/>
                <w:color w:val="ff0000"/>
                <w:sz w:val="24"/>
                <w:szCs w:val="24"/>
                <w:rtl w:val="0"/>
              </w:rPr>
              <w:t xml:space="preserve">10:00 – 10:15 AM</w:t>
            </w:r>
            <w:r w:rsidDel="00000000" w:rsidR="00000000" w:rsidRPr="00000000">
              <w:rPr>
                <w:color w:val="ff0000"/>
                <w:sz w:val="24"/>
                <w:szCs w:val="24"/>
                <w:rtl w:val="0"/>
              </w:rPr>
              <w:t xml:space="preserve"> </w:t>
            </w:r>
          </w:p>
          <w:p w:rsidR="00000000" w:rsidDel="00000000" w:rsidP="00000000" w:rsidRDefault="00000000" w:rsidRPr="00000000" w14:paraId="000001F9">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b w:val="1"/>
                <w:bCs w:val="1"/>
                <w:color w:val="ff0000"/>
                <w:sz w:val="24"/>
                <w:szCs w:val="24"/>
                <w:rtl w:val="0"/>
              </w:rPr>
              <w:t xml:space="preserve">(15 minutes)??</w:t>
            </w:r>
            <w:r w:rsidDel="00000000" w:rsidR="00000000" w:rsidRPr="00000000">
              <w:rPr>
                <w:color w:val="ff0000"/>
                <w:sz w:val="24"/>
                <w:szCs w:val="24"/>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jc w:val="both"/>
              <w:rPr>
                <w:color w:val="ff0000"/>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02">
            <w:pPr>
              <w:pBdr>
                <w:top w:space="0" w:sz="0" w:val="nil"/>
                <w:bottom w:space="0" w:sz="0" w:val="nil"/>
                <w:right w:space="0" w:sz="0" w:val="nil"/>
                <w:between w:space="0" w:sz="0" w:val="nil"/>
              </w:pBdr>
              <w:jc w:val="both"/>
              <w:rPr>
                <w:sz w:val="24"/>
                <w:szCs w:val="24"/>
              </w:rPr>
            </w:pPr>
            <w:r w:rsidDel="00000000" w:rsidR="00000000" w:rsidRPr="00000000">
              <w:rPr>
                <w:b w:val="1"/>
                <w:bCs w:val="1"/>
                <w:sz w:val="24"/>
                <w:szCs w:val="24"/>
                <w:rtl w:val="0"/>
              </w:rPr>
              <w:t xml:space="preserve">State of ASEAN Heritage Parks:  Challenges and Opportunities </w:t>
            </w:r>
            <w:r w:rsidDel="00000000" w:rsidR="00000000" w:rsidRPr="00000000">
              <w:rPr>
                <w:sz w:val="24"/>
                <w:szCs w:val="24"/>
                <w:rtl w:val="0"/>
              </w:rPr>
              <w:t xml:space="preserve"> </w:t>
            </w:r>
          </w:p>
          <w:p w:rsidR="00000000" w:rsidDel="00000000" w:rsidP="00000000" w:rsidRDefault="00000000" w:rsidRPr="00000000" w14:paraId="00000203">
            <w:pPr>
              <w:pBdr>
                <w:top w:space="0" w:sz="0" w:val="nil"/>
                <w:left w:space="0" w:sz="0" w:val="nil"/>
                <w:bottom w:space="0" w:sz="0" w:val="nil"/>
                <w:right w:space="0" w:sz="0" w:val="nil"/>
                <w:between w:space="0" w:sz="0" w:val="nil"/>
              </w:pBdr>
              <w:jc w:val="both"/>
              <w:rPr>
                <w:sz w:val="24"/>
                <w:szCs w:val="24"/>
              </w:rPr>
            </w:pPr>
            <w:r w:rsidDel="00000000" w:rsidR="00000000" w:rsidRPr="00000000">
              <w:rPr>
                <w:b w:val="1"/>
                <w:bCs w:val="1"/>
                <w:sz w:val="24"/>
                <w:szCs w:val="24"/>
                <w:rtl w:val="0"/>
              </w:rPr>
              <w:t xml:space="preserve">Key message:  </w:t>
            </w:r>
            <w:r w:rsidDel="00000000" w:rsidR="00000000" w:rsidRPr="00000000">
              <w:rPr>
                <w:sz w:val="24"/>
                <w:szCs w:val="24"/>
                <w:rtl w:val="0"/>
              </w:rPr>
              <w:t xml:space="preserve">Conservation success depends on sustainable finance. Protected areas cannot achieve their conservation objectives without predictable, adequate, and diversified financing. </w:t>
            </w:r>
          </w:p>
          <w:p w:rsidR="00000000" w:rsidDel="00000000" w:rsidP="00000000" w:rsidRDefault="00000000" w:rsidRPr="00000000" w14:paraId="00000204">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Supporting points: </w:t>
            </w:r>
          </w:p>
          <w:p w:rsidR="00000000" w:rsidDel="00000000" w:rsidP="00000000" w:rsidRDefault="00000000" w:rsidRPr="00000000" w14:paraId="00000205">
            <w:pPr>
              <w:numPr>
                <w:ilvl w:val="0"/>
                <w:numId w:val="16"/>
              </w:numPr>
              <w:pBdr>
                <w:top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Most ASEAN Heritage Parks rely heavily on annual government budgets.  </w:t>
            </w:r>
          </w:p>
          <w:p w:rsidR="00000000" w:rsidDel="00000000" w:rsidP="00000000" w:rsidRDefault="00000000" w:rsidRPr="00000000" w14:paraId="00000206">
            <w:pPr>
              <w:numPr>
                <w:ilvl w:val="0"/>
                <w:numId w:val="61"/>
              </w:numPr>
              <w:pBdr>
                <w:top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Budgets are often insufficient and vulnerable to political and economic changes.  </w:t>
            </w:r>
          </w:p>
          <w:p w:rsidR="00000000" w:rsidDel="00000000" w:rsidP="00000000" w:rsidRDefault="00000000" w:rsidRPr="00000000" w14:paraId="00000207">
            <w:pPr>
              <w:numPr>
                <w:ilvl w:val="0"/>
                <w:numId w:val="1"/>
              </w:numPr>
              <w:pBdr>
                <w:top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Sustainable financing enables long-term planning rather than year-to-year survival.  </w:t>
            </w:r>
          </w:p>
          <w:p w:rsidR="00000000" w:rsidDel="00000000" w:rsidP="00000000" w:rsidRDefault="00000000" w:rsidRPr="00000000" w14:paraId="00000208">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tc>
        <w:tc>
          <w:tcPr>
            <w:tcMar>
              <w:top w:w="0.0" w:type="dxa"/>
              <w:left w:w="0.0" w:type="dxa"/>
              <w:bottom w:w="0.0" w:type="dxa"/>
              <w:right w:w="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To be determined</w:t>
            </w:r>
          </w:p>
          <w:p w:rsidR="00000000" w:rsidDel="00000000" w:rsidP="00000000" w:rsidRDefault="00000000" w:rsidRPr="00000000" w14:paraId="0000020B">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(ACB- Amiel or Ms. Che)</w:t>
            </w:r>
          </w:p>
        </w:tc>
      </w:tr>
      <w:tr>
        <w:trPr>
          <w:cantSplit w:val="0"/>
          <w:trHeight w:val="3795" w:hRule="atLeast"/>
          <w:tblHeader w:val="0"/>
        </w:trPr>
        <w:tc>
          <w:tcPr>
            <w:tcMar>
              <w:top w:w="0.0" w:type="dxa"/>
              <w:left w:w="0.0" w:type="dxa"/>
              <w:bottom w:w="0.0" w:type="dxa"/>
              <w:right w:w="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70 minutes</w:t>
            </w:r>
          </w:p>
        </w:tc>
        <w:tc>
          <w:tcPr>
            <w:tcMar>
              <w:top w:w="0.0" w:type="dxa"/>
              <w:left w:w="0.0" w:type="dxa"/>
              <w:bottom w:w="0.0" w:type="dxa"/>
              <w:right w:w="0.0" w:type="dxa"/>
            </w:tcMar>
          </w:tcPr>
          <w:p w:rsidR="00000000" w:rsidDel="00000000" w:rsidP="00000000" w:rsidRDefault="00000000" w:rsidRPr="00000000" w14:paraId="0000020D">
            <w:pPr>
              <w:pBdr>
                <w:top w:space="0" w:sz="0" w:val="nil"/>
                <w:bottom w:space="0" w:sz="0" w:val="nil"/>
                <w:right w:space="0" w:sz="0" w:val="nil"/>
                <w:between w:space="0" w:sz="0" w:val="nil"/>
              </w:pBdr>
              <w:jc w:val="both"/>
              <w:rPr>
                <w:b w:val="1"/>
                <w:bCs w:val="1"/>
                <w:sz w:val="24"/>
                <w:szCs w:val="24"/>
              </w:rPr>
            </w:pPr>
            <w:r w:rsidDel="00000000" w:rsidR="00000000" w:rsidRPr="00000000">
              <w:rPr>
                <w:b w:val="1"/>
                <w:bCs w:val="1"/>
                <w:sz w:val="24"/>
                <w:szCs w:val="24"/>
                <w:rtl w:val="0"/>
              </w:rPr>
              <w:t xml:space="preserve">Interactive Panel Discussion</w:t>
            </w:r>
          </w:p>
          <w:p w:rsidR="00000000" w:rsidDel="00000000" w:rsidP="00000000" w:rsidRDefault="00000000" w:rsidRPr="00000000" w14:paraId="0000020E">
            <w:pPr>
              <w:numPr>
                <w:ilvl w:val="0"/>
                <w:numId w:val="55"/>
              </w:numPr>
              <w:pBdr>
                <w:top w:space="0" w:sz="0" w:val="nil"/>
                <w:bottom w:space="0" w:sz="0" w:val="nil"/>
                <w:right w:space="0" w:sz="0" w:val="nil"/>
                <w:between w:space="0" w:sz="0" w:val="nil"/>
              </w:pBdr>
              <w:ind w:left="360"/>
              <w:jc w:val="both"/>
              <w:rPr>
                <w:sz w:val="24"/>
                <w:szCs w:val="24"/>
              </w:rPr>
            </w:pPr>
            <w:r w:rsidDel="00000000" w:rsidR="00000000" w:rsidRPr="00000000">
              <w:rPr>
                <w:sz w:val="24"/>
                <w:szCs w:val="24"/>
                <w:rtl w:val="0"/>
              </w:rPr>
              <w:t xml:space="preserve">Innovative/emerging</w:t>
            </w:r>
            <w:r w:rsidDel="00000000" w:rsidR="00000000" w:rsidRPr="00000000">
              <w:rPr>
                <w:sz w:val="24"/>
                <w:szCs w:val="24"/>
                <w:shd w:fill="c6c6c6" w:val="clear"/>
                <w:rtl w:val="0"/>
              </w:rPr>
              <w:t xml:space="preserve"> </w:t>
            </w:r>
          </w:p>
          <w:p w:rsidR="00000000" w:rsidDel="00000000" w:rsidP="00000000" w:rsidRDefault="00000000" w:rsidRPr="00000000" w14:paraId="0000020F">
            <w:pPr>
              <w:numPr>
                <w:ilvl w:val="0"/>
                <w:numId w:val="15"/>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Biodiversity credits/nature credits </w:t>
            </w:r>
          </w:p>
          <w:p w:rsidR="00000000" w:rsidDel="00000000" w:rsidP="00000000" w:rsidRDefault="00000000" w:rsidRPr="00000000" w14:paraId="00000210">
            <w:pPr>
              <w:pBdr>
                <w:top w:space="0" w:sz="0" w:val="nil"/>
                <w:bottom w:space="0" w:sz="0" w:val="nil"/>
                <w:right w:space="0" w:sz="0" w:val="nil"/>
                <w:between w:space="0" w:sz="0" w:val="nil"/>
              </w:pBdr>
              <w:ind w:left="720" w:firstLine="0"/>
              <w:jc w:val="both"/>
              <w:rPr>
                <w:sz w:val="24"/>
                <w:szCs w:val="24"/>
                <w:shd w:fill="c6c6c6" w:val="clear"/>
              </w:rPr>
            </w:pPr>
            <w:r w:rsidDel="00000000" w:rsidR="00000000" w:rsidRPr="00000000">
              <w:rPr>
                <w:rtl w:val="0"/>
              </w:rPr>
            </w:r>
          </w:p>
          <w:p w:rsidR="00000000" w:rsidDel="00000000" w:rsidP="00000000" w:rsidRDefault="00000000" w:rsidRPr="00000000" w14:paraId="00000211">
            <w:pPr>
              <w:pBdr>
                <w:top w:space="0" w:sz="0" w:val="nil"/>
                <w:bottom w:space="0" w:sz="0" w:val="nil"/>
                <w:right w:space="0" w:sz="0" w:val="nil"/>
                <w:between w:space="0" w:sz="0" w:val="nil"/>
              </w:pBdr>
              <w:ind w:left="720" w:firstLine="0"/>
              <w:jc w:val="both"/>
              <w:rPr>
                <w:sz w:val="24"/>
                <w:szCs w:val="24"/>
                <w:shd w:fill="c6c6c6" w:val="clear"/>
              </w:rPr>
            </w:pPr>
            <w:r w:rsidDel="00000000" w:rsidR="00000000" w:rsidRPr="00000000">
              <w:rPr>
                <w:rtl w:val="0"/>
              </w:rPr>
            </w:r>
          </w:p>
          <w:p w:rsidR="00000000" w:rsidDel="00000000" w:rsidP="00000000" w:rsidRDefault="00000000" w:rsidRPr="00000000" w14:paraId="00000212">
            <w:pPr>
              <w:pBdr>
                <w:top w:space="0" w:sz="0" w:val="nil"/>
                <w:bottom w:space="0" w:sz="0" w:val="nil"/>
                <w:right w:space="0" w:sz="0" w:val="nil"/>
                <w:between w:space="0" w:sz="0" w:val="nil"/>
              </w:pBdr>
              <w:ind w:left="720" w:firstLine="0"/>
              <w:jc w:val="both"/>
              <w:rPr>
                <w:sz w:val="24"/>
                <w:szCs w:val="24"/>
                <w:shd w:fill="c6c6c6" w:val="clear"/>
              </w:rPr>
            </w:pPr>
            <w:r w:rsidDel="00000000" w:rsidR="00000000" w:rsidRPr="00000000">
              <w:rPr>
                <w:rtl w:val="0"/>
              </w:rPr>
            </w:r>
          </w:p>
          <w:p w:rsidR="00000000" w:rsidDel="00000000" w:rsidP="00000000" w:rsidRDefault="00000000" w:rsidRPr="00000000" w14:paraId="00000213">
            <w:pPr>
              <w:pBdr>
                <w:top w:space="0" w:sz="0" w:val="nil"/>
                <w:bottom w:space="0" w:sz="0" w:val="nil"/>
                <w:right w:space="0" w:sz="0" w:val="nil"/>
                <w:between w:space="0" w:sz="0" w:val="nil"/>
              </w:pBdr>
              <w:ind w:left="720" w:firstLine="0"/>
              <w:jc w:val="both"/>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14">
            <w:pPr>
              <w:numPr>
                <w:ilvl w:val="0"/>
                <w:numId w:val="41"/>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Cambodia – Southern Cardamom REDD+ Project - BIOFIN</w:t>
            </w:r>
            <w:r w:rsidDel="00000000" w:rsidR="00000000" w:rsidRPr="00000000">
              <w:rPr>
                <w:sz w:val="24"/>
                <w:szCs w:val="24"/>
                <w:shd w:fill="c6c6c6" w:val="clear"/>
                <w:rtl w:val="0"/>
              </w:rPr>
              <w:t xml:space="preserve"> </w:t>
            </w:r>
          </w:p>
          <w:p w:rsidR="00000000" w:rsidDel="00000000" w:rsidP="00000000" w:rsidRDefault="00000000" w:rsidRPr="00000000" w14:paraId="00000215">
            <w:pPr>
              <w:numPr>
                <w:ilvl w:val="0"/>
                <w:numId w:val="53"/>
              </w:numPr>
              <w:pBdr>
                <w:top w:space="0" w:sz="0" w:val="nil"/>
                <w:bottom w:space="0" w:sz="0" w:val="nil"/>
                <w:right w:space="0" w:sz="0" w:val="nil"/>
                <w:between w:space="0" w:sz="0" w:val="nil"/>
              </w:pBdr>
              <w:ind w:left="360"/>
              <w:jc w:val="both"/>
              <w:rPr>
                <w:sz w:val="24"/>
                <w:szCs w:val="24"/>
              </w:rPr>
            </w:pPr>
            <w:r w:rsidDel="00000000" w:rsidR="00000000" w:rsidRPr="00000000">
              <w:rPr>
                <w:sz w:val="24"/>
                <w:szCs w:val="24"/>
                <w:rtl w:val="0"/>
              </w:rPr>
              <w:t xml:space="preserve">Private Sector and public sector</w:t>
            </w:r>
            <w:r w:rsidDel="00000000" w:rsidR="00000000" w:rsidRPr="00000000">
              <w:rPr>
                <w:sz w:val="24"/>
                <w:szCs w:val="24"/>
                <w:shd w:fill="c6c6c6" w:val="clear"/>
                <w:rtl w:val="0"/>
              </w:rPr>
              <w:t xml:space="preserve">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fffff" w:val="clear"/>
              <w:ind w:left="720" w:firstLine="0"/>
              <w:jc w:val="both"/>
              <w:rPr>
                <w:sz w:val="24"/>
                <w:szCs w:val="24"/>
                <w:shd w:fill="c6c6c6" w:val="clear"/>
              </w:rPr>
            </w:pPr>
            <w:r w:rsidDel="00000000" w:rsidR="00000000" w:rsidRPr="00000000">
              <w:rPr>
                <w:sz w:val="24"/>
                <w:szCs w:val="24"/>
                <w:rtl w:val="0"/>
              </w:rPr>
              <w:t xml:space="preserve">Private</w:t>
            </w:r>
            <w:r w:rsidDel="00000000" w:rsidR="00000000" w:rsidRPr="00000000">
              <w:rPr>
                <w:sz w:val="24"/>
                <w:szCs w:val="24"/>
                <w:shd w:fill="c6c6c6" w:val="clear"/>
                <w:rtl w:val="0"/>
              </w:rPr>
              <w:t xml:space="preserve"> </w:t>
            </w:r>
          </w:p>
          <w:p w:rsidR="00000000" w:rsidDel="00000000" w:rsidP="00000000" w:rsidRDefault="00000000" w:rsidRPr="00000000" w14:paraId="00000217">
            <w:pPr>
              <w:numPr>
                <w:ilvl w:val="0"/>
                <w:numId w:val="23"/>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Tubbataha Reefs NP – PASu Angelique thru NPD</w:t>
            </w:r>
            <w:r w:rsidDel="00000000" w:rsidR="00000000" w:rsidRPr="00000000">
              <w:rPr>
                <w:sz w:val="24"/>
                <w:szCs w:val="24"/>
                <w:shd w:fill="c6c6c6" w:val="clear"/>
                <w:rtl w:val="0"/>
              </w:rPr>
              <w:t xml:space="preserve"> </w:t>
            </w:r>
          </w:p>
          <w:p w:rsidR="00000000" w:rsidDel="00000000" w:rsidP="00000000" w:rsidRDefault="00000000" w:rsidRPr="00000000" w14:paraId="00000218">
            <w:pPr>
              <w:pBdr>
                <w:top w:space="0" w:sz="0" w:val="nil"/>
                <w:bottom w:space="0" w:sz="0" w:val="nil"/>
                <w:right w:space="0" w:sz="0" w:val="nil"/>
                <w:between w:space="0" w:sz="0" w:val="nil"/>
              </w:pBdr>
              <w:jc w:val="both"/>
              <w:rPr>
                <w:sz w:val="24"/>
                <w:szCs w:val="24"/>
                <w:shd w:fill="c6c6c6" w:val="clear"/>
              </w:rPr>
            </w:pPr>
            <w:r w:rsidDel="00000000" w:rsidR="00000000" w:rsidRPr="00000000">
              <w:rPr>
                <w:rtl w:val="0"/>
              </w:rPr>
            </w:r>
          </w:p>
          <w:p w:rsidR="00000000" w:rsidDel="00000000" w:rsidP="00000000" w:rsidRDefault="00000000" w:rsidRPr="00000000" w14:paraId="00000219">
            <w:pPr>
              <w:pBdr>
                <w:top w:space="0" w:sz="0" w:val="nil"/>
                <w:bottom w:space="0" w:sz="0" w:val="nil"/>
                <w:right w:space="0" w:sz="0" w:val="nil"/>
                <w:between w:space="0" w:sz="0" w:val="nil"/>
              </w:pBdr>
              <w:jc w:val="both"/>
              <w:rPr>
                <w:sz w:val="24"/>
                <w:szCs w:val="24"/>
                <w:shd w:fill="c6c6c6" w:val="clear"/>
              </w:rPr>
            </w:pPr>
            <w:r w:rsidDel="00000000" w:rsidR="00000000" w:rsidRPr="00000000">
              <w:rPr>
                <w:rtl w:val="0"/>
              </w:rPr>
            </w:r>
          </w:p>
          <w:p w:rsidR="00000000" w:rsidDel="00000000" w:rsidP="00000000" w:rsidRDefault="00000000" w:rsidRPr="00000000" w14:paraId="0000021A">
            <w:pPr>
              <w:numPr>
                <w:ilvl w:val="0"/>
                <w:numId w:val="57"/>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Thailand  (video – Nextopia) </w:t>
            </w:r>
            <w:r w:rsidDel="00000000" w:rsidR="00000000" w:rsidRPr="00000000">
              <w:rPr>
                <w:sz w:val="24"/>
                <w:szCs w:val="24"/>
                <w:shd w:fill="c6c6c6" w:val="clear"/>
                <w:rtl w:val="0"/>
              </w:rPr>
              <w:t xml:space="preserve"> </w:t>
            </w:r>
          </w:p>
          <w:p w:rsidR="00000000" w:rsidDel="00000000" w:rsidP="00000000" w:rsidRDefault="00000000" w:rsidRPr="00000000" w14:paraId="0000021B">
            <w:pPr>
              <w:pBdr>
                <w:top w:space="0" w:sz="0" w:val="nil"/>
                <w:bottom w:space="0" w:sz="0" w:val="nil"/>
                <w:right w:space="0" w:sz="0" w:val="nil"/>
                <w:between w:space="0" w:sz="0" w:val="nil"/>
              </w:pBdr>
              <w:jc w:val="both"/>
              <w:rPr>
                <w:sz w:val="24"/>
                <w:szCs w:val="24"/>
                <w:shd w:fill="c6c6c6" w:val="clear"/>
              </w:rPr>
            </w:pPr>
            <w:r w:rsidDel="00000000" w:rsidR="00000000" w:rsidRPr="00000000">
              <w:rPr>
                <w:rtl w:val="0"/>
              </w:rPr>
            </w:r>
          </w:p>
          <w:p w:rsidR="00000000" w:rsidDel="00000000" w:rsidP="00000000" w:rsidRDefault="00000000" w:rsidRPr="00000000" w14:paraId="0000021C">
            <w:pPr>
              <w:pBdr>
                <w:top w:space="0" w:sz="0" w:val="nil"/>
                <w:bottom w:space="0" w:sz="0" w:val="nil"/>
                <w:right w:space="0" w:sz="0" w:val="nil"/>
                <w:between w:space="0" w:sz="0" w:val="nil"/>
              </w:pBdr>
              <w:jc w:val="both"/>
              <w:rPr>
                <w:sz w:val="24"/>
                <w:szCs w:val="24"/>
                <w:shd w:fill="c6c6c6"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fffff" w:val="clear"/>
              <w:ind w:left="720" w:firstLine="0"/>
              <w:jc w:val="both"/>
              <w:rPr>
                <w:sz w:val="24"/>
                <w:szCs w:val="24"/>
                <w:shd w:fill="c6c6c6" w:val="clear"/>
              </w:rPr>
            </w:pPr>
            <w:r w:rsidDel="00000000" w:rsidR="00000000" w:rsidRPr="00000000">
              <w:rPr>
                <w:sz w:val="24"/>
                <w:szCs w:val="24"/>
                <w:rtl w:val="0"/>
              </w:rPr>
              <w:t xml:space="preserve">Public</w:t>
            </w:r>
            <w:r w:rsidDel="00000000" w:rsidR="00000000" w:rsidRPr="00000000">
              <w:rPr>
                <w:sz w:val="24"/>
                <w:szCs w:val="24"/>
                <w:shd w:fill="c6c6c6" w:val="clear"/>
                <w:rtl w:val="0"/>
              </w:rPr>
              <w:t xml:space="preserve"> </w:t>
            </w:r>
          </w:p>
          <w:p w:rsidR="00000000" w:rsidDel="00000000" w:rsidP="00000000" w:rsidRDefault="00000000" w:rsidRPr="00000000" w14:paraId="0000021E">
            <w:pPr>
              <w:numPr>
                <w:ilvl w:val="0"/>
                <w:numId w:val="66"/>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EFT – Malaysia – </w:t>
            </w:r>
            <w:r w:rsidDel="00000000" w:rsidR="00000000" w:rsidRPr="00000000">
              <w:rPr>
                <w:rtl w:val="0"/>
              </w:rPr>
            </w:r>
          </w:p>
          <w:p w:rsidR="00000000" w:rsidDel="00000000" w:rsidP="00000000" w:rsidRDefault="00000000" w:rsidRPr="00000000" w14:paraId="0000021F">
            <w:pPr>
              <w:numPr>
                <w:ilvl w:val="0"/>
                <w:numId w:val="59"/>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Forest PES (Vietnam)</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ffffff" w:val="clear"/>
              <w:ind w:left="720" w:firstLine="0"/>
              <w:jc w:val="both"/>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221">
            <w:pPr>
              <w:numPr>
                <w:ilvl w:val="0"/>
                <w:numId w:val="27"/>
              </w:numPr>
              <w:pBdr>
                <w:top w:space="0" w:sz="0" w:val="nil"/>
                <w:bottom w:space="0" w:sz="0" w:val="nil"/>
                <w:right w:space="0" w:sz="0" w:val="nil"/>
                <w:between w:space="0" w:sz="0" w:val="nil"/>
              </w:pBdr>
              <w:ind w:left="360"/>
              <w:jc w:val="both"/>
              <w:rPr>
                <w:sz w:val="24"/>
                <w:szCs w:val="24"/>
              </w:rPr>
            </w:pPr>
            <w:r w:rsidDel="00000000" w:rsidR="00000000" w:rsidRPr="00000000">
              <w:rPr>
                <w:sz w:val="24"/>
                <w:szCs w:val="24"/>
                <w:rtl w:val="0"/>
              </w:rPr>
              <w:t xml:space="preserve">Financing mechanisms – long-term sustainability</w:t>
            </w:r>
            <w:r w:rsidDel="00000000" w:rsidR="00000000" w:rsidRPr="00000000">
              <w:rPr>
                <w:sz w:val="24"/>
                <w:szCs w:val="24"/>
                <w:shd w:fill="c6c6c6" w:val="clear"/>
                <w:rtl w:val="0"/>
              </w:rPr>
              <w:t xml:space="preserve"> </w:t>
            </w:r>
          </w:p>
          <w:p w:rsidR="00000000" w:rsidDel="00000000" w:rsidP="00000000" w:rsidRDefault="00000000" w:rsidRPr="00000000" w14:paraId="00000222">
            <w:pPr>
              <w:numPr>
                <w:ilvl w:val="0"/>
                <w:numId w:val="42"/>
              </w:numPr>
              <w:pBdr>
                <w:top w:space="0" w:sz="0" w:val="nil"/>
                <w:bottom w:space="0" w:sz="0" w:val="nil"/>
                <w:right w:space="0" w:sz="0" w:val="nil"/>
                <w:between w:space="0" w:sz="0" w:val="nil"/>
              </w:pBdr>
              <w:ind w:left="1080" w:hanging="360"/>
              <w:jc w:val="both"/>
              <w:rPr>
                <w:rFonts w:ascii="Arial" w:cs="Arial" w:eastAsia="Arial" w:hAnsi="Arial"/>
                <w:sz w:val="24"/>
                <w:szCs w:val="24"/>
              </w:rPr>
            </w:pPr>
            <w:r w:rsidDel="00000000" w:rsidR="00000000" w:rsidRPr="00000000">
              <w:rPr>
                <w:sz w:val="24"/>
                <w:szCs w:val="24"/>
                <w:rtl w:val="0"/>
              </w:rPr>
              <w:t xml:space="preserve">FFP-Endowment Fund for Mt Matalingahan Protected Landscape </w:t>
            </w:r>
          </w:p>
        </w:tc>
        <w:tc>
          <w:tcPr>
            <w:tcMar>
              <w:top w:w="0.0" w:type="dxa"/>
              <w:left w:w="0.0" w:type="dxa"/>
              <w:bottom w:w="0.0" w:type="dxa"/>
              <w:right w:w="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Mr. Wilson Barbon, Country Executive Director, Conservation International</w:t>
            </w:r>
          </w:p>
          <w:p w:rsidR="00000000" w:rsidDel="00000000" w:rsidP="00000000" w:rsidRDefault="00000000" w:rsidRPr="00000000" w14:paraId="0000022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To be confirmed</w:t>
            </w:r>
          </w:p>
          <w:p w:rsidR="00000000" w:rsidDel="00000000" w:rsidP="00000000" w:rsidRDefault="00000000" w:rsidRPr="00000000" w14:paraId="00000228">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Ms. Angelique Songco, Protected Area Superintendent</w:t>
            </w:r>
          </w:p>
          <w:p w:rsidR="00000000" w:rsidDel="00000000" w:rsidP="00000000" w:rsidRDefault="00000000" w:rsidRPr="00000000" w14:paraId="0000022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2D">
            <w:pPr>
              <w:pBdr>
                <w:top w:space="0" w:sz="0" w:val="nil"/>
                <w:bottom w:space="0" w:sz="0" w:val="nil"/>
                <w:right w:space="0" w:sz="0" w:val="nil"/>
                <w:between w:space="0" w:sz="0" w:val="nil"/>
              </w:pBdr>
              <w:ind w:left="720" w:firstLine="0"/>
              <w:rPr>
                <w:sz w:val="24"/>
                <w:szCs w:val="24"/>
              </w:rPr>
            </w:pPr>
            <w:r w:rsidDel="00000000" w:rsidR="00000000" w:rsidRPr="00000000">
              <w:rPr>
                <w:sz w:val="24"/>
                <w:szCs w:val="24"/>
                <w:rtl w:val="0"/>
              </w:rPr>
              <w:t xml:space="preserve">ONEP (℅ BIOFIN)</w:t>
            </w:r>
          </w:p>
          <w:p w:rsidR="00000000" w:rsidDel="00000000" w:rsidP="00000000" w:rsidRDefault="00000000" w:rsidRPr="00000000" w14:paraId="0000022E">
            <w:pPr>
              <w:pBdr>
                <w:top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2F">
            <w:pPr>
              <w:pBdr>
                <w:top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30">
            <w:pPr>
              <w:pBdr>
                <w:top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ENRES ℅  NPD</w:t>
            </w:r>
          </w:p>
          <w:p w:rsidR="00000000" w:rsidDel="00000000" w:rsidP="00000000" w:rsidRDefault="00000000" w:rsidRPr="00000000" w14:paraId="00000231">
            <w:pPr>
              <w:pBdr>
                <w:top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NPD</w:t>
            </w:r>
          </w:p>
          <w:p w:rsidR="00000000" w:rsidDel="00000000" w:rsidP="00000000" w:rsidRDefault="00000000" w:rsidRPr="00000000" w14:paraId="00000232">
            <w:pPr>
              <w:pBdr>
                <w:top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33">
            <w:pPr>
              <w:pBdr>
                <w:top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34">
            <w:pPr>
              <w:pBdr>
                <w:top w:space="0" w:sz="0" w:val="nil"/>
                <w:bottom w:space="0" w:sz="0" w:val="nil"/>
                <w:right w:space="0" w:sz="0" w:val="nil"/>
                <w:between w:space="0" w:sz="0" w:val="nil"/>
              </w:pBdr>
              <w:ind w:left="720" w:firstLine="0"/>
              <w:jc w:val="both"/>
              <w:rPr>
                <w:sz w:val="24"/>
                <w:szCs w:val="24"/>
              </w:rPr>
            </w:pPr>
            <w:r w:rsidDel="00000000" w:rsidR="00000000" w:rsidRPr="00000000">
              <w:rPr>
                <w:rtl w:val="0"/>
              </w:rPr>
            </w:r>
          </w:p>
          <w:p w:rsidR="00000000" w:rsidDel="00000000" w:rsidP="00000000" w:rsidRDefault="00000000" w:rsidRPr="00000000" w14:paraId="00000235">
            <w:pPr>
              <w:pBdr>
                <w:top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Atty. Canivel</w:t>
            </w:r>
          </w:p>
        </w:tc>
      </w:tr>
      <w:tr>
        <w:trPr>
          <w:cantSplit w:val="0"/>
          <w:trHeight w:val="555" w:hRule="atLeast"/>
          <w:tblHeader w:val="0"/>
        </w:trPr>
        <w:tc>
          <w:tcPr>
            <w:tcMar>
              <w:top w:w="0.0" w:type="dxa"/>
              <w:left w:w="0.0" w:type="dxa"/>
              <w:bottom w:w="0.0" w:type="dxa"/>
              <w:right w:w="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20 minutes</w:t>
            </w:r>
          </w:p>
        </w:tc>
        <w:tc>
          <w:tcPr>
            <w:tcMar>
              <w:top w:w="0.0" w:type="dxa"/>
              <w:left w:w="0.0" w:type="dxa"/>
              <w:bottom w:w="0.0" w:type="dxa"/>
              <w:right w:w="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Open Forum</w:t>
            </w:r>
          </w:p>
        </w:tc>
        <w:tc>
          <w:tcPr>
            <w:tcMar>
              <w:top w:w="0.0" w:type="dxa"/>
              <w:left w:w="0.0" w:type="dxa"/>
              <w:bottom w:w="0.0" w:type="dxa"/>
              <w:right w:w="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 Session Chair</w:t>
            </w:r>
          </w:p>
        </w:tc>
      </w:tr>
      <w:tr>
        <w:trPr>
          <w:cantSplit w:val="0"/>
          <w:trHeight w:val="2985" w:hRule="atLeast"/>
          <w:tblHeader w:val="0"/>
        </w:trPr>
        <w:tc>
          <w:tcPr>
            <w:tcMar>
              <w:top w:w="0.0" w:type="dxa"/>
              <w:left w:w="0.0" w:type="dxa"/>
              <w:bottom w:w="0.0" w:type="dxa"/>
              <w:right w:w="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tc>
        <w:tc>
          <w:tcPr>
            <w:tcMar>
              <w:top w:w="0.0" w:type="dxa"/>
              <w:left w:w="0.0" w:type="dxa"/>
              <w:bottom w:w="0.0" w:type="dxa"/>
              <w:right w:w="0.0" w:type="dxa"/>
            </w:tcMar>
          </w:tcPr>
          <w:p w:rsidR="00000000" w:rsidDel="00000000" w:rsidP="00000000" w:rsidRDefault="00000000" w:rsidRPr="00000000" w14:paraId="0000023A">
            <w:pPr>
              <w:numPr>
                <w:ilvl w:val="0"/>
                <w:numId w:val="68"/>
              </w:numPr>
              <w:pBdr>
                <w:top w:space="0" w:sz="0" w:val="nil"/>
                <w:left w:space="0" w:sz="0" w:val="nil"/>
                <w:bottom w:space="0" w:sz="0" w:val="nil"/>
                <w:right w:space="0" w:sz="0" w:val="nil"/>
                <w:between w:space="0" w:sz="0" w:val="nil"/>
              </w:pBdr>
              <w:ind w:left="360"/>
              <w:jc w:val="both"/>
              <w:rPr>
                <w:sz w:val="24"/>
                <w:szCs w:val="24"/>
              </w:rPr>
            </w:pPr>
            <w:r w:rsidDel="00000000" w:rsidR="00000000" w:rsidRPr="00000000">
              <w:rPr>
                <w:b w:val="1"/>
                <w:bCs w:val="1"/>
                <w:sz w:val="24"/>
                <w:szCs w:val="24"/>
                <w:rtl w:val="0"/>
              </w:rPr>
              <w:t xml:space="preserve">Table Discussions (30 minutes) + (35 minutes presentation each)</w:t>
            </w:r>
            <w:r w:rsidDel="00000000" w:rsidR="00000000" w:rsidRPr="00000000">
              <w:rPr>
                <w:sz w:val="24"/>
                <w:szCs w:val="24"/>
                <w:shd w:fill="c6c6c6" w:val="clear"/>
                <w:rtl w:val="0"/>
              </w:rPr>
              <w:t xml:space="preserve"> </w:t>
            </w:r>
          </w:p>
          <w:p w:rsidR="00000000" w:rsidDel="00000000" w:rsidP="00000000" w:rsidRDefault="00000000" w:rsidRPr="00000000" w14:paraId="0000023B">
            <w:pPr>
              <w:numPr>
                <w:ilvl w:val="0"/>
                <w:numId w:val="3"/>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PPP</w:t>
            </w:r>
            <w:r w:rsidDel="00000000" w:rsidR="00000000" w:rsidRPr="00000000">
              <w:rPr>
                <w:sz w:val="24"/>
                <w:szCs w:val="24"/>
                <w:shd w:fill="c6c6c6" w:val="clear"/>
                <w:rtl w:val="0"/>
              </w:rPr>
              <w:t xml:space="preserve"> </w:t>
            </w:r>
          </w:p>
          <w:p w:rsidR="00000000" w:rsidDel="00000000" w:rsidP="00000000" w:rsidRDefault="00000000" w:rsidRPr="00000000" w14:paraId="0000023C">
            <w:pPr>
              <w:numPr>
                <w:ilvl w:val="0"/>
                <w:numId w:val="21"/>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Tourism – AHP passport, community-led</w:t>
            </w:r>
            <w:r w:rsidDel="00000000" w:rsidR="00000000" w:rsidRPr="00000000">
              <w:rPr>
                <w:sz w:val="24"/>
                <w:szCs w:val="24"/>
                <w:shd w:fill="c6c6c6" w:val="clear"/>
                <w:rtl w:val="0"/>
              </w:rPr>
              <w:t xml:space="preserve"> </w:t>
            </w:r>
          </w:p>
          <w:p w:rsidR="00000000" w:rsidDel="00000000" w:rsidP="00000000" w:rsidRDefault="00000000" w:rsidRPr="00000000" w14:paraId="0000023D">
            <w:pPr>
              <w:numPr>
                <w:ilvl w:val="0"/>
                <w:numId w:val="54"/>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CI - Tubbataha Nature Credit </w:t>
            </w:r>
            <w:r w:rsidDel="00000000" w:rsidR="00000000" w:rsidRPr="00000000">
              <w:rPr>
                <w:sz w:val="24"/>
                <w:szCs w:val="24"/>
                <w:shd w:fill="c6c6c6" w:val="clear"/>
                <w:rtl w:val="0"/>
              </w:rPr>
              <w:t xml:space="preserve"> </w:t>
            </w:r>
          </w:p>
          <w:p w:rsidR="00000000" w:rsidDel="00000000" w:rsidP="00000000" w:rsidRDefault="00000000" w:rsidRPr="00000000" w14:paraId="0000023E">
            <w:pPr>
              <w:numPr>
                <w:ilvl w:val="0"/>
                <w:numId w:val="2"/>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Bilateral cooperation based on Article 6 of the Paris Agreement</w:t>
            </w:r>
            <w:r w:rsidDel="00000000" w:rsidR="00000000" w:rsidRPr="00000000">
              <w:rPr>
                <w:sz w:val="24"/>
                <w:szCs w:val="24"/>
                <w:shd w:fill="c6c6c6" w:val="clear"/>
                <w:rtl w:val="0"/>
              </w:rPr>
              <w:t xml:space="preserve"> </w:t>
            </w:r>
          </w:p>
          <w:p w:rsidR="00000000" w:rsidDel="00000000" w:rsidP="00000000" w:rsidRDefault="00000000" w:rsidRPr="00000000" w14:paraId="0000023F">
            <w:pPr>
              <w:numPr>
                <w:ilvl w:val="0"/>
                <w:numId w:val="13"/>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CPI Global Innovation Lab for Climate Finance – innovative climate finance instruments</w:t>
            </w:r>
            <w:r w:rsidDel="00000000" w:rsidR="00000000" w:rsidRPr="00000000">
              <w:rPr>
                <w:sz w:val="24"/>
                <w:szCs w:val="24"/>
                <w:shd w:fill="c6c6c6" w:val="clear"/>
                <w:rtl w:val="0"/>
              </w:rPr>
              <w:t xml:space="preserve"> </w:t>
            </w:r>
          </w:p>
          <w:p w:rsidR="00000000" w:rsidDel="00000000" w:rsidP="00000000" w:rsidRDefault="00000000" w:rsidRPr="00000000" w14:paraId="00000240">
            <w:pPr>
              <w:numPr>
                <w:ilvl w:val="0"/>
                <w:numId w:val="14"/>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6</w:t>
            </w:r>
            <w:r w:rsidDel="00000000" w:rsidR="00000000" w:rsidRPr="00000000">
              <w:rPr>
                <w:sz w:val="24"/>
                <w:szCs w:val="24"/>
                <w:shd w:fill="c6c6c6" w:val="clear"/>
                <w:rtl w:val="0"/>
              </w:rPr>
              <w:t xml:space="preserve"> Digital innovation and crowdfunding</w:t>
            </w:r>
          </w:p>
          <w:p w:rsidR="00000000" w:rsidDel="00000000" w:rsidP="00000000" w:rsidRDefault="00000000" w:rsidRPr="00000000" w14:paraId="00000241">
            <w:pPr>
              <w:numPr>
                <w:ilvl w:val="0"/>
                <w:numId w:val="14"/>
              </w:numPr>
              <w:pBdr>
                <w:top w:space="0" w:sz="0" w:val="nil"/>
                <w:left w:space="0" w:sz="0" w:val="nil"/>
                <w:bottom w:space="0" w:sz="0" w:val="nil"/>
                <w:right w:space="0" w:sz="0" w:val="nil"/>
                <w:between w:space="0" w:sz="0" w:val="nil"/>
              </w:pBdr>
              <w:shd w:fill="ffffff" w:val="clear"/>
              <w:ind w:left="720" w:hanging="360"/>
              <w:rPr>
                <w:rFonts w:ascii="Arial" w:cs="Arial" w:eastAsia="Arial" w:hAnsi="Arial"/>
                <w:sz w:val="24"/>
                <w:szCs w:val="24"/>
              </w:rPr>
            </w:pPr>
            <w:r w:rsidDel="00000000" w:rsidR="00000000" w:rsidRPr="00000000">
              <w:rPr>
                <w:sz w:val="24"/>
                <w:szCs w:val="24"/>
                <w:shd w:fill="c6c6c6" w:val="clear"/>
                <w:rtl w:val="0"/>
              </w:rPr>
              <w:t xml:space="preserve">Biodiversity bonds/Blue bonds/Green bonds</w:t>
            </w:r>
          </w:p>
          <w:p w:rsidR="00000000" w:rsidDel="00000000" w:rsidP="00000000" w:rsidRDefault="00000000" w:rsidRPr="00000000" w14:paraId="00000242">
            <w:pPr>
              <w:numPr>
                <w:ilvl w:val="0"/>
                <w:numId w:val="14"/>
              </w:numPr>
              <w:pBdr>
                <w:top w:space="0" w:sz="0" w:val="nil"/>
                <w:left w:space="0" w:sz="0" w:val="nil"/>
                <w:bottom w:space="0" w:sz="0" w:val="nil"/>
                <w:right w:space="0" w:sz="0" w:val="nil"/>
                <w:between w:space="0" w:sz="0" w:val="nil"/>
              </w:pBdr>
              <w:shd w:fill="ffffff" w:val="clear"/>
              <w:ind w:left="720" w:hanging="360"/>
              <w:rPr>
                <w:rFonts w:ascii="Arial" w:cs="Arial" w:eastAsia="Arial" w:hAnsi="Arial"/>
                <w:sz w:val="24"/>
                <w:szCs w:val="24"/>
              </w:rPr>
            </w:pPr>
            <w:r w:rsidDel="00000000" w:rsidR="00000000" w:rsidRPr="00000000">
              <w:rPr>
                <w:sz w:val="24"/>
                <w:szCs w:val="24"/>
                <w:shd w:fill="c6c6c6" w:val="clear"/>
                <w:rtl w:val="0"/>
              </w:rPr>
              <w:t xml:space="preserve">Indigenous Peoples and Community enterprise financing</w:t>
            </w:r>
          </w:p>
          <w:p w:rsidR="00000000" w:rsidDel="00000000" w:rsidP="00000000" w:rsidRDefault="00000000" w:rsidRPr="00000000" w14:paraId="00000243">
            <w:pPr>
              <w:numPr>
                <w:ilvl w:val="0"/>
                <w:numId w:val="14"/>
              </w:numPr>
              <w:pBdr>
                <w:top w:space="0" w:sz="0" w:val="nil"/>
                <w:left w:space="0" w:sz="0" w:val="nil"/>
                <w:bottom w:space="0" w:sz="0" w:val="nil"/>
                <w:right w:space="0" w:sz="0" w:val="nil"/>
                <w:between w:space="0" w:sz="0" w:val="nil"/>
              </w:pBdr>
              <w:shd w:fill="ffffff" w:val="clear"/>
              <w:ind w:left="720" w:hanging="360"/>
              <w:rPr>
                <w:rFonts w:ascii="Arial" w:cs="Arial" w:eastAsia="Arial" w:hAnsi="Arial"/>
                <w:sz w:val="24"/>
                <w:szCs w:val="24"/>
              </w:rPr>
            </w:pPr>
            <w:r w:rsidDel="00000000" w:rsidR="00000000" w:rsidRPr="00000000">
              <w:rPr>
                <w:sz w:val="24"/>
                <w:szCs w:val="24"/>
                <w:shd w:fill="c6c6c6" w:val="clear"/>
                <w:rtl w:val="0"/>
              </w:rPr>
              <w:t xml:space="preserve">Fiscal policy and government budgeting for PAs</w:t>
            </w:r>
          </w:p>
          <w:p w:rsidR="00000000" w:rsidDel="00000000" w:rsidP="00000000" w:rsidRDefault="00000000" w:rsidRPr="00000000" w14:paraId="00000244">
            <w:pPr>
              <w:numPr>
                <w:ilvl w:val="0"/>
                <w:numId w:val="14"/>
              </w:numPr>
              <w:pBdr>
                <w:top w:space="0" w:sz="0" w:val="nil"/>
                <w:left w:space="0" w:sz="0" w:val="nil"/>
                <w:bottom w:space="0" w:sz="0" w:val="nil"/>
                <w:right w:space="0" w:sz="0" w:val="nil"/>
                <w:between w:space="0" w:sz="0" w:val="nil"/>
              </w:pBdr>
              <w:ind w:left="360"/>
              <w:jc w:val="both"/>
              <w:rPr>
                <w:sz w:val="24"/>
                <w:szCs w:val="24"/>
                <w:shd w:fill="c6c6c6" w:val="clear"/>
              </w:rPr>
            </w:pPr>
            <w:r w:rsidDel="00000000" w:rsidR="00000000" w:rsidRPr="00000000">
              <w:rPr>
                <w:rtl w:val="0"/>
              </w:rPr>
            </w:r>
          </w:p>
          <w:p w:rsidR="00000000" w:rsidDel="00000000" w:rsidP="00000000" w:rsidRDefault="00000000" w:rsidRPr="00000000" w14:paraId="00000245">
            <w:pPr>
              <w:numPr>
                <w:ilvl w:val="0"/>
                <w:numId w:val="58"/>
              </w:numPr>
              <w:pBdr>
                <w:top w:space="0" w:sz="0" w:val="nil"/>
                <w:left w:space="0" w:sz="0" w:val="nil"/>
                <w:bottom w:space="0" w:sz="0" w:val="nil"/>
                <w:right w:space="0" w:sz="0" w:val="nil"/>
                <w:between w:space="0" w:sz="0" w:val="nil"/>
              </w:pBdr>
              <w:ind w:left="360"/>
              <w:jc w:val="both"/>
              <w:rPr>
                <w:rFonts w:ascii="Arial" w:cs="Arial" w:eastAsia="Arial" w:hAnsi="Arial"/>
                <w:sz w:val="24"/>
                <w:szCs w:val="24"/>
              </w:rPr>
            </w:pPr>
            <w:r w:rsidDel="00000000" w:rsidR="00000000" w:rsidRPr="00000000">
              <w:rPr>
                <w:sz w:val="24"/>
                <w:szCs w:val="24"/>
                <w:rtl w:val="0"/>
              </w:rPr>
              <w:t xml:space="preserve">7</w:t>
            </w:r>
            <w:r w:rsidDel="00000000" w:rsidR="00000000" w:rsidRPr="00000000">
              <w:rPr>
                <w:sz w:val="24"/>
                <w:szCs w:val="24"/>
                <w:shd w:fill="c6c6c6" w:val="clear"/>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8">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Mr. Ben Warren, Adaptation Asia CEO</w:t>
            </w:r>
          </w:p>
          <w:p w:rsidR="00000000" w:rsidDel="00000000" w:rsidP="00000000" w:rsidRDefault="00000000" w:rsidRPr="00000000" w14:paraId="0000024F">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(to be confirmed)</w:t>
            </w:r>
          </w:p>
          <w:p w:rsidR="00000000" w:rsidDel="00000000" w:rsidP="00000000" w:rsidRDefault="00000000" w:rsidRPr="00000000" w14:paraId="0000025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r>
    </w:tbl>
    <w:p w:rsidR="00000000" w:rsidDel="00000000" w:rsidP="00000000" w:rsidRDefault="00000000" w:rsidRPr="00000000" w14:paraId="00000251">
      <w:pPr>
        <w:ind w:left="720" w:firstLine="0"/>
        <w:jc w:val="both"/>
        <w:rPr>
          <w:sz w:val="24"/>
          <w:szCs w:val="24"/>
        </w:rPr>
        <w:sectPr>
          <w:footerReference r:id="rId15" w:type="default"/>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16" w:type="default"/>
          <w:type w:val="nextPage"/>
          <w:pgSz w:h="18720" w:w="12240" w:orient="portrait"/>
          <w:pgMar w:bottom="1440" w:top="1440" w:left="1440" w:right="1440" w:header="720" w:footer="720"/>
          <w:pgNumType w:start="1"/>
        </w:sectPr>
      </w:pPr>
      <w:bookmarkStart w:colFirst="0" w:colLast="0" w:name="_v7qapy5a89xo"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ST3-BSA</w:t>
      </w:r>
      <w:r w:rsidDel="00000000" w:rsidR="00000000" w:rsidRPr="00000000">
        <w:rPr>
          <w:rtl w:val="0"/>
        </w:rPr>
      </w:r>
    </w:p>
    <w:p w:rsidR="00000000" w:rsidDel="00000000" w:rsidP="00000000" w:rsidRDefault="00000000" w:rsidRPr="00000000" w14:paraId="00000253">
      <w:pPr>
        <w:spacing w:after="20" w:before="20" w:line="240" w:lineRule="auto"/>
        <w:jc w:val="center"/>
        <w:rPr>
          <w:b w:val="1"/>
          <w:bCs w:val="1"/>
          <w:sz w:val="24"/>
          <w:szCs w:val="24"/>
        </w:rPr>
      </w:pPr>
      <w:r w:rsidDel="00000000" w:rsidR="00000000" w:rsidRPr="00000000">
        <w:rPr>
          <w:b w:val="1"/>
          <w:bCs w:val="1"/>
          <w:sz w:val="24"/>
          <w:szCs w:val="24"/>
          <w:rtl w:val="0"/>
        </w:rPr>
        <w:t xml:space="preserve">Stream 3: ASEAN Heritage Parks for People Empowerment</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Breakout Session A: </w:t>
        <w:tab/>
        <w:t xml:space="preserve">Governance and Social Marketing</w:t>
      </w:r>
    </w:p>
    <w:p w:rsidR="00000000" w:rsidDel="00000000" w:rsidP="00000000" w:rsidRDefault="00000000" w:rsidRPr="00000000" w14:paraId="00000256">
      <w:pPr>
        <w:rPr>
          <w:sz w:val="24"/>
          <w:szCs w:val="24"/>
        </w:rPr>
      </w:pPr>
      <w:r w:rsidDel="00000000" w:rsidR="00000000" w:rsidRPr="00000000">
        <w:rPr>
          <w:sz w:val="24"/>
          <w:szCs w:val="24"/>
          <w:rtl w:val="0"/>
        </w:rPr>
        <w:t xml:space="preserve">Date: </w:t>
        <w:tab/>
        <w:tab/>
        <w:tab/>
        <w:tab/>
        <w:t xml:space="preserve">09 September 2026</w:t>
      </w:r>
    </w:p>
    <w:p w:rsidR="00000000" w:rsidDel="00000000" w:rsidP="00000000" w:rsidRDefault="00000000" w:rsidRPr="00000000" w14:paraId="00000257">
      <w:pPr>
        <w:rPr>
          <w:sz w:val="24"/>
          <w:szCs w:val="24"/>
        </w:rPr>
      </w:pPr>
      <w:r w:rsidDel="00000000" w:rsidR="00000000" w:rsidRPr="00000000">
        <w:rPr>
          <w:sz w:val="24"/>
          <w:szCs w:val="24"/>
          <w:rtl w:val="0"/>
        </w:rPr>
        <w:t xml:space="preserve">Time: </w:t>
        <w:tab/>
        <w:tab/>
        <w:tab/>
        <w:tab/>
      </w:r>
      <w:r w:rsidDel="00000000" w:rsidR="00000000" w:rsidRPr="00000000">
        <w:rPr>
          <w:color w:val="ff0000"/>
          <w:sz w:val="24"/>
          <w:szCs w:val="24"/>
          <w:rtl w:val="0"/>
        </w:rPr>
        <w:t xml:space="preserve">TBC</w:t>
      </w:r>
      <w:r w:rsidDel="00000000" w:rsidR="00000000" w:rsidRPr="00000000">
        <w:rPr>
          <w:sz w:val="24"/>
          <w:szCs w:val="24"/>
          <w:rtl w:val="0"/>
        </w:rPr>
        <w:t xml:space="preserve"> (3 hours/180 minutes)</w:t>
      </w:r>
    </w:p>
    <w:p w:rsidR="00000000" w:rsidDel="00000000" w:rsidP="00000000" w:rsidRDefault="00000000" w:rsidRPr="00000000" w14:paraId="00000258">
      <w:pPr>
        <w:rPr>
          <w:sz w:val="24"/>
          <w:szCs w:val="24"/>
        </w:rPr>
      </w:pPr>
      <w:r w:rsidDel="00000000" w:rsidR="00000000" w:rsidRPr="00000000">
        <w:rPr>
          <w:sz w:val="24"/>
          <w:szCs w:val="24"/>
          <w:rtl w:val="0"/>
        </w:rPr>
        <w:t xml:space="preserve">Venue: </w:t>
        <w:tab/>
        <w:tab/>
        <w:tab/>
        <w:t xml:space="preserve">Ballroom, Seda North, Quezon City</w:t>
      </w:r>
    </w:p>
    <w:p w:rsidR="00000000" w:rsidDel="00000000" w:rsidP="00000000" w:rsidRDefault="00000000" w:rsidRPr="00000000" w14:paraId="00000259">
      <w:pPr>
        <w:rPr>
          <w:sz w:val="24"/>
          <w:szCs w:val="24"/>
        </w:rPr>
      </w:pPr>
      <w:r w:rsidDel="00000000" w:rsidR="00000000" w:rsidRPr="00000000">
        <w:rPr>
          <w:sz w:val="24"/>
          <w:szCs w:val="24"/>
          <w:rtl w:val="0"/>
        </w:rPr>
        <w:t xml:space="preserve">Chair: </w:t>
        <w:tab/>
        <w:tab/>
        <w:tab/>
        <w:tab/>
        <w:t xml:space="preserve">RED Atty. Ronnel C. Sopsop</w:t>
      </w:r>
    </w:p>
    <w:p w:rsidR="00000000" w:rsidDel="00000000" w:rsidP="00000000" w:rsidRDefault="00000000" w:rsidRPr="00000000" w14:paraId="0000025A">
      <w:pPr>
        <w:rPr>
          <w:sz w:val="24"/>
          <w:szCs w:val="24"/>
        </w:rPr>
      </w:pPr>
      <w:r w:rsidDel="00000000" w:rsidR="00000000" w:rsidRPr="00000000">
        <w:rPr>
          <w:sz w:val="24"/>
          <w:szCs w:val="24"/>
          <w:rtl w:val="0"/>
        </w:rPr>
        <w:t xml:space="preserve">Co-Organizer: </w:t>
        <w:tab/>
        <w:tab/>
        <w:t xml:space="preserve">Forest Foundation Philippines</w:t>
      </w:r>
    </w:p>
    <w:p w:rsidR="00000000" w:rsidDel="00000000" w:rsidP="00000000" w:rsidRDefault="00000000" w:rsidRPr="00000000" w14:paraId="0000025B">
      <w:pPr>
        <w:rPr>
          <w:color w:val="ff0000"/>
          <w:sz w:val="24"/>
          <w:szCs w:val="24"/>
        </w:rPr>
      </w:pPr>
      <w:r w:rsidDel="00000000" w:rsidR="00000000" w:rsidRPr="00000000">
        <w:rPr>
          <w:sz w:val="24"/>
          <w:szCs w:val="24"/>
          <w:rtl w:val="0"/>
        </w:rPr>
        <w:t xml:space="preserve">Documenter: </w:t>
        <w:tab/>
        <w:tab/>
        <w:t xml:space="preserve">Forest Foundation Philippines, </w:t>
      </w:r>
      <w:r w:rsidDel="00000000" w:rsidR="00000000" w:rsidRPr="00000000">
        <w:rPr>
          <w:color w:val="ff0000"/>
          <w:sz w:val="24"/>
          <w:szCs w:val="24"/>
          <w:rtl w:val="0"/>
        </w:rPr>
        <w:t xml:space="preserve">TBC</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numPr>
          <w:ilvl w:val="0"/>
          <w:numId w:val="8"/>
        </w:numPr>
        <w:ind w:left="720" w:hanging="360"/>
        <w:rPr>
          <w:sz w:val="24"/>
          <w:szCs w:val="24"/>
        </w:rPr>
      </w:pPr>
      <w:r w:rsidDel="00000000" w:rsidR="00000000" w:rsidRPr="00000000">
        <w:rPr>
          <w:sz w:val="24"/>
          <w:szCs w:val="24"/>
          <w:rtl w:val="0"/>
        </w:rPr>
        <w:t xml:space="preserve">Background</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The effectiveness and appropriateness of existing governance mechanisms highly influence how the ASEAN Heritage Parks’ (AHP) objectives are achieved. Exploration of more modern approaches for protected area conservation and people empowerment that combine science-backed strategies, traditional knowledge, and policy with innovative social marketing techniques have now become increasingly essential. With these concepts and practices of governance within protected areas constantly evolving and being enriched over time, the components shaping the success of these frameworks significantly grow complex. Stakeholder awareness, capacities, rights, power dynamics, responsibility sharing, costs and benefits, and even the availability of sustainable support from the government, communities, academe, civil society organizations, and the public, among many others, also come into play. </w:t>
      </w:r>
    </w:p>
    <w:p w:rsidR="00000000" w:rsidDel="00000000" w:rsidP="00000000" w:rsidRDefault="00000000" w:rsidRPr="00000000" w14:paraId="00000261">
      <w:pPr>
        <w:jc w:val="both"/>
        <w:rPr>
          <w:sz w:val="24"/>
          <w:szCs w:val="24"/>
        </w:rPr>
      </w:pPr>
      <w:r w:rsidDel="00000000" w:rsidR="00000000" w:rsidRPr="00000000">
        <w:rPr>
          <w:rtl w:val="0"/>
        </w:rPr>
      </w:r>
    </w:p>
    <w:p w:rsidR="00000000" w:rsidDel="00000000" w:rsidP="00000000" w:rsidRDefault="00000000" w:rsidRPr="00000000" w14:paraId="00000262">
      <w:pPr>
        <w:jc w:val="both"/>
        <w:rPr>
          <w:sz w:val="24"/>
          <w:szCs w:val="24"/>
        </w:rPr>
      </w:pPr>
      <w:r w:rsidDel="00000000" w:rsidR="00000000" w:rsidRPr="00000000">
        <w:rPr>
          <w:sz w:val="24"/>
          <w:szCs w:val="24"/>
          <w:rtl w:val="0"/>
        </w:rPr>
        <w:t xml:space="preserve">Given this rapidly changing landscape, there is a need to continuously re-evaluate and deepen our understanding of governance within heritage parks, and the underlying relationships between key actors, our environment, and society as a whole, to co-create more effective, adaptive, and sustainable AHP governance mechanisms.</w:t>
      </w:r>
    </w:p>
    <w:p w:rsidR="00000000" w:rsidDel="00000000" w:rsidP="00000000" w:rsidRDefault="00000000" w:rsidRPr="00000000" w14:paraId="00000263">
      <w:pPr>
        <w:jc w:val="both"/>
        <w:rPr>
          <w:sz w:val="24"/>
          <w:szCs w:val="24"/>
        </w:rPr>
      </w:pPr>
      <w:r w:rsidDel="00000000" w:rsidR="00000000" w:rsidRPr="00000000">
        <w:rPr>
          <w:rtl w:val="0"/>
        </w:rPr>
      </w:r>
    </w:p>
    <w:p w:rsidR="00000000" w:rsidDel="00000000" w:rsidP="00000000" w:rsidRDefault="00000000" w:rsidRPr="00000000" w14:paraId="00000264">
      <w:pPr>
        <w:numPr>
          <w:ilvl w:val="0"/>
          <w:numId w:val="8"/>
        </w:numPr>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265">
      <w:pPr>
        <w:jc w:val="both"/>
        <w:rPr>
          <w:sz w:val="24"/>
          <w:szCs w:val="24"/>
        </w:rPr>
      </w:pPr>
      <w:r w:rsidDel="00000000" w:rsidR="00000000" w:rsidRPr="00000000">
        <w:rPr>
          <w:rtl w:val="0"/>
        </w:rPr>
      </w:r>
    </w:p>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This interactive Session aims to reinforce the participants’ understanding of the role of science, tradition, policy, behavioral change, and creative public engagement in the long-term conservation of AHPs by:</w:t>
      </w:r>
    </w:p>
    <w:p w:rsidR="00000000" w:rsidDel="00000000" w:rsidP="00000000" w:rsidRDefault="00000000" w:rsidRPr="00000000" w14:paraId="00000267">
      <w:pPr>
        <w:jc w:val="both"/>
        <w:rPr>
          <w:sz w:val="24"/>
          <w:szCs w:val="24"/>
        </w:rPr>
      </w:pPr>
      <w:r w:rsidDel="00000000" w:rsidR="00000000" w:rsidRPr="00000000">
        <w:rPr>
          <w:rtl w:val="0"/>
        </w:rPr>
      </w:r>
    </w:p>
    <w:p w:rsidR="00000000" w:rsidDel="00000000" w:rsidP="00000000" w:rsidRDefault="00000000" w:rsidRPr="00000000" w14:paraId="00000268">
      <w:pPr>
        <w:numPr>
          <w:ilvl w:val="0"/>
          <w:numId w:val="33"/>
        </w:numPr>
        <w:ind w:left="720" w:hanging="360"/>
        <w:jc w:val="both"/>
        <w:rPr>
          <w:sz w:val="24"/>
          <w:szCs w:val="24"/>
        </w:rPr>
      </w:pPr>
      <w:r w:rsidDel="00000000" w:rsidR="00000000" w:rsidRPr="00000000">
        <w:rPr>
          <w:sz w:val="24"/>
          <w:szCs w:val="24"/>
          <w:rtl w:val="0"/>
        </w:rPr>
        <w:t xml:space="preserve">Harvesting innovations, proven good practices, and other key experiences on AHP and natural resource management; </w:t>
      </w:r>
    </w:p>
    <w:p w:rsidR="00000000" w:rsidDel="00000000" w:rsidP="00000000" w:rsidRDefault="00000000" w:rsidRPr="00000000" w14:paraId="00000269">
      <w:pPr>
        <w:numPr>
          <w:ilvl w:val="0"/>
          <w:numId w:val="33"/>
        </w:numPr>
        <w:ind w:left="720" w:hanging="360"/>
        <w:jc w:val="both"/>
        <w:rPr>
          <w:sz w:val="24"/>
          <w:szCs w:val="24"/>
        </w:rPr>
      </w:pPr>
      <w:r w:rsidDel="00000000" w:rsidR="00000000" w:rsidRPr="00000000">
        <w:rPr>
          <w:sz w:val="24"/>
          <w:szCs w:val="24"/>
          <w:rtl w:val="0"/>
        </w:rPr>
        <w:t xml:space="preserve">Exploring how scientific research, traditional knowledge, and policy work together in strengthening governance models within AHPs; and </w:t>
      </w:r>
    </w:p>
    <w:p w:rsidR="00000000" w:rsidDel="00000000" w:rsidP="00000000" w:rsidRDefault="00000000" w:rsidRPr="00000000" w14:paraId="0000026A">
      <w:pPr>
        <w:numPr>
          <w:ilvl w:val="0"/>
          <w:numId w:val="33"/>
        </w:numPr>
        <w:ind w:left="720" w:hanging="360"/>
        <w:jc w:val="both"/>
        <w:rPr>
          <w:sz w:val="24"/>
          <w:szCs w:val="24"/>
        </w:rPr>
      </w:pPr>
      <w:r w:rsidDel="00000000" w:rsidR="00000000" w:rsidRPr="00000000">
        <w:rPr>
          <w:sz w:val="24"/>
          <w:szCs w:val="24"/>
          <w:rtl w:val="0"/>
        </w:rPr>
        <w:t xml:space="preserve">Highlighting innovative social marketing techniques that transform institutional and community mindsets, and foster lasting behavioral shifts.</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numPr>
          <w:ilvl w:val="0"/>
          <w:numId w:val="8"/>
        </w:numPr>
        <w:ind w:left="720" w:hanging="360"/>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Session documentation capturing key insights from resource persons and participants will be made available after the Conference.</w:t>
      </w:r>
    </w:p>
    <w:p w:rsidR="00000000" w:rsidDel="00000000" w:rsidP="00000000" w:rsidRDefault="00000000" w:rsidRPr="00000000" w14:paraId="0000026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numPr>
          <w:ilvl w:val="0"/>
          <w:numId w:val="8"/>
        </w:numPr>
        <w:ind w:left="720" w:hanging="360"/>
        <w:rPr>
          <w:sz w:val="24"/>
          <w:szCs w:val="24"/>
        </w:rPr>
      </w:pPr>
      <w:r w:rsidDel="00000000" w:rsidR="00000000" w:rsidRPr="00000000">
        <w:rPr>
          <w:sz w:val="24"/>
          <w:szCs w:val="24"/>
          <w:rtl w:val="0"/>
        </w:rPr>
        <w:t xml:space="preserve">Topics</w:t>
      </w:r>
    </w:p>
    <w:p w:rsidR="00000000" w:rsidDel="00000000" w:rsidP="00000000" w:rsidRDefault="00000000" w:rsidRPr="00000000" w14:paraId="00000272">
      <w:pPr>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6aa84f" w:val="clear"/>
          </w:tcPr>
          <w:p w:rsidR="00000000" w:rsidDel="00000000" w:rsidP="00000000" w:rsidRDefault="00000000" w:rsidRPr="00000000" w14:paraId="00000273">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gridSpan w:val="2"/>
            <w:shd w:fill="6aa84f" w:val="clear"/>
          </w:tcPr>
          <w:p w:rsidR="00000000" w:rsidDel="00000000" w:rsidP="00000000" w:rsidRDefault="00000000" w:rsidRPr="00000000" w14:paraId="00000274">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276">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The Role of Science, Tradition, and Policy in Strengthening AHP Governance Frameworks</w:t>
            </w:r>
          </w:p>
          <w:p w:rsidR="00000000" w:rsidDel="00000000" w:rsidP="00000000" w:rsidRDefault="00000000" w:rsidRPr="00000000" w14:paraId="00000277">
            <w:pPr>
              <w:rPr>
                <w:b w:val="1"/>
                <w:bCs w:val="1"/>
                <w:sz w:val="24"/>
                <w:szCs w:val="24"/>
              </w:rPr>
            </w:pPr>
            <w:r w:rsidDel="00000000" w:rsidR="00000000" w:rsidRPr="00000000">
              <w:rPr>
                <w:rtl w:val="0"/>
              </w:rPr>
            </w:r>
          </w:p>
        </w:tc>
        <w:tc>
          <w:tcPr/>
          <w:p w:rsidR="00000000" w:rsidDel="00000000" w:rsidP="00000000" w:rsidRDefault="00000000" w:rsidRPr="00000000" w14:paraId="00000278">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Sarangani Bay Protected Seascape, Philippines</w:t>
            </w:r>
          </w:p>
          <w:p w:rsidR="00000000" w:rsidDel="00000000" w:rsidP="00000000" w:rsidRDefault="00000000" w:rsidRPr="00000000" w14:paraId="00000279">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Mt. Makiling Watershed Forest Reserve, Philippines</w:t>
            </w:r>
          </w:p>
          <w:p w:rsidR="00000000" w:rsidDel="00000000" w:rsidP="00000000" w:rsidRDefault="00000000" w:rsidRPr="00000000" w14:paraId="0000027A">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Network-centric Anti-poaching Program, Thailand</w:t>
            </w:r>
          </w:p>
          <w:p w:rsidR="00000000" w:rsidDel="00000000" w:rsidP="00000000" w:rsidRDefault="00000000" w:rsidRPr="00000000" w14:paraId="0000027B">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Science Policy Interface, Brunei</w:t>
            </w:r>
          </w:p>
          <w:p w:rsidR="00000000" w:rsidDel="00000000" w:rsidP="00000000" w:rsidRDefault="00000000" w:rsidRPr="00000000" w14:paraId="0000027C">
            <w:pPr>
              <w:widowControl w:val="0"/>
              <w:spacing w:line="240" w:lineRule="auto"/>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27D">
            <w:pPr>
              <w:widowControl w:val="0"/>
              <w:spacing w:after="20" w:before="20" w:line="240" w:lineRule="auto"/>
              <w:ind w:left="360" w:firstLine="0"/>
              <w:rPr>
                <w:sz w:val="24"/>
                <w:szCs w:val="24"/>
              </w:rPr>
            </w:pPr>
            <w:r w:rsidDel="00000000" w:rsidR="00000000" w:rsidRPr="00000000">
              <w:rPr>
                <w:sz w:val="24"/>
                <w:szCs w:val="24"/>
                <w:rtl w:val="0"/>
              </w:rPr>
              <w:t xml:space="preserve">PASu Cirillo Lagnason, Jr.</w:t>
            </w:r>
          </w:p>
          <w:p w:rsidR="00000000" w:rsidDel="00000000" w:rsidP="00000000" w:rsidRDefault="00000000" w:rsidRPr="00000000" w14:paraId="0000027E">
            <w:pPr>
              <w:widowControl w:val="0"/>
              <w:spacing w:after="20" w:before="20" w:line="240" w:lineRule="auto"/>
              <w:ind w:left="360" w:firstLine="0"/>
              <w:rPr>
                <w:sz w:val="24"/>
                <w:szCs w:val="24"/>
              </w:rPr>
            </w:pPr>
            <w:r w:rsidDel="00000000" w:rsidR="00000000" w:rsidRPr="00000000">
              <w:rPr>
                <w:rtl w:val="0"/>
              </w:rPr>
            </w:r>
          </w:p>
          <w:p w:rsidR="00000000" w:rsidDel="00000000" w:rsidP="00000000" w:rsidRDefault="00000000" w:rsidRPr="00000000" w14:paraId="0000027F">
            <w:pPr>
              <w:widowControl w:val="0"/>
              <w:spacing w:after="20" w:before="20" w:line="240" w:lineRule="auto"/>
              <w:ind w:left="360" w:firstLine="0"/>
              <w:rPr>
                <w:sz w:val="24"/>
                <w:szCs w:val="24"/>
              </w:rPr>
            </w:pPr>
            <w:r w:rsidDel="00000000" w:rsidR="00000000" w:rsidRPr="00000000">
              <w:rPr>
                <w:rtl w:val="0"/>
              </w:rPr>
            </w:r>
          </w:p>
          <w:p w:rsidR="00000000" w:rsidDel="00000000" w:rsidP="00000000" w:rsidRDefault="00000000" w:rsidRPr="00000000" w14:paraId="00000280">
            <w:pPr>
              <w:widowControl w:val="0"/>
              <w:spacing w:after="20" w:before="20" w:line="240" w:lineRule="auto"/>
              <w:ind w:left="360" w:firstLine="0"/>
              <w:rPr>
                <w:sz w:val="24"/>
                <w:szCs w:val="24"/>
              </w:rPr>
            </w:pPr>
            <w:r w:rsidDel="00000000" w:rsidR="00000000" w:rsidRPr="00000000">
              <w:rPr>
                <w:sz w:val="24"/>
                <w:szCs w:val="24"/>
                <w:rtl w:val="0"/>
              </w:rPr>
              <w:t xml:space="preserve">Prof. Lerma SJ Maldia</w:t>
            </w:r>
          </w:p>
          <w:p w:rsidR="00000000" w:rsidDel="00000000" w:rsidP="00000000" w:rsidRDefault="00000000" w:rsidRPr="00000000" w14:paraId="00000281">
            <w:pPr>
              <w:widowControl w:val="0"/>
              <w:spacing w:after="20" w:before="20" w:line="240" w:lineRule="auto"/>
              <w:ind w:left="360" w:firstLine="0"/>
              <w:rPr>
                <w:sz w:val="24"/>
                <w:szCs w:val="24"/>
              </w:rPr>
            </w:pPr>
            <w:r w:rsidDel="00000000" w:rsidR="00000000" w:rsidRPr="00000000">
              <w:rPr>
                <w:rtl w:val="0"/>
              </w:rPr>
            </w:r>
          </w:p>
          <w:p w:rsidR="00000000" w:rsidDel="00000000" w:rsidP="00000000" w:rsidRDefault="00000000" w:rsidRPr="00000000" w14:paraId="00000282">
            <w:pPr>
              <w:widowControl w:val="0"/>
              <w:spacing w:after="20" w:before="20" w:line="240" w:lineRule="auto"/>
              <w:ind w:left="360" w:firstLine="0"/>
              <w:rPr>
                <w:sz w:val="24"/>
                <w:szCs w:val="24"/>
              </w:rPr>
            </w:pPr>
            <w:r w:rsidDel="00000000" w:rsidR="00000000" w:rsidRPr="00000000">
              <w:rPr>
                <w:rtl w:val="0"/>
              </w:rPr>
            </w:r>
          </w:p>
          <w:p w:rsidR="00000000" w:rsidDel="00000000" w:rsidP="00000000" w:rsidRDefault="00000000" w:rsidRPr="00000000" w14:paraId="00000283">
            <w:pPr>
              <w:widowControl w:val="0"/>
              <w:spacing w:after="20" w:before="20" w:line="240" w:lineRule="auto"/>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4">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Transformation of Institutional and Community Mindsets Towards Inclusive AHP Governance </w:t>
            </w:r>
          </w:p>
        </w:tc>
        <w:tc>
          <w:tcPr/>
          <w:p w:rsidR="00000000" w:rsidDel="00000000" w:rsidP="00000000" w:rsidRDefault="00000000" w:rsidRPr="00000000" w14:paraId="00000285">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PO-based protection in Balinsasayao Twin Lakes Natural Park, Philippines</w:t>
            </w:r>
          </w:p>
          <w:p w:rsidR="00000000" w:rsidDel="00000000" w:rsidP="00000000" w:rsidRDefault="00000000" w:rsidRPr="00000000" w14:paraId="00000286">
            <w:pPr>
              <w:widowControl w:val="0"/>
              <w:numPr>
                <w:ilvl w:val="0"/>
                <w:numId w:val="64"/>
              </w:numPr>
              <w:spacing w:after="0" w:afterAutospacing="0" w:before="0" w:beforeAutospacing="0" w:line="240" w:lineRule="auto"/>
              <w:ind w:left="720" w:hanging="360"/>
              <w:rPr>
                <w:sz w:val="24"/>
                <w:szCs w:val="24"/>
              </w:rPr>
            </w:pPr>
            <w:r w:rsidDel="00000000" w:rsidR="00000000" w:rsidRPr="00000000">
              <w:rPr>
                <w:color w:val="ff0000"/>
                <w:sz w:val="24"/>
                <w:szCs w:val="24"/>
                <w:rtl w:val="0"/>
              </w:rPr>
              <w:t xml:space="preserve">TBD</w:t>
            </w:r>
            <w:r w:rsidDel="00000000" w:rsidR="00000000" w:rsidRPr="00000000">
              <w:rPr>
                <w:sz w:val="24"/>
                <w:szCs w:val="24"/>
                <w:rtl w:val="0"/>
              </w:rPr>
              <w:t xml:space="preserve">: Other AMS</w:t>
            </w:r>
          </w:p>
          <w:p w:rsidR="00000000" w:rsidDel="00000000" w:rsidP="00000000" w:rsidRDefault="00000000" w:rsidRPr="00000000" w14:paraId="00000287">
            <w:pPr>
              <w:widowControl w:val="0"/>
              <w:numPr>
                <w:ilvl w:val="0"/>
                <w:numId w:val="64"/>
              </w:numPr>
              <w:spacing w:after="20" w:before="0" w:beforeAutospacing="0" w:line="240" w:lineRule="auto"/>
              <w:ind w:left="720" w:hanging="360"/>
              <w:rPr>
                <w:sz w:val="24"/>
                <w:szCs w:val="24"/>
              </w:rPr>
            </w:pPr>
            <w:r w:rsidDel="00000000" w:rsidR="00000000" w:rsidRPr="00000000">
              <w:rPr>
                <w:color w:val="ff0000"/>
                <w:sz w:val="24"/>
                <w:szCs w:val="24"/>
                <w:rtl w:val="0"/>
              </w:rPr>
              <w:t xml:space="preserve">TBD</w:t>
            </w:r>
            <w:r w:rsidDel="00000000" w:rsidR="00000000" w:rsidRPr="00000000">
              <w:rPr>
                <w:sz w:val="24"/>
                <w:szCs w:val="24"/>
                <w:rtl w:val="0"/>
              </w:rPr>
              <w:t xml:space="preserve">: Other AMS</w:t>
            </w:r>
          </w:p>
          <w:p w:rsidR="00000000" w:rsidDel="00000000" w:rsidP="00000000" w:rsidRDefault="00000000" w:rsidRPr="00000000" w14:paraId="00000288">
            <w:pPr>
              <w:widowControl w:val="0"/>
              <w:spacing w:after="20" w:before="20" w:line="240" w:lineRule="auto"/>
              <w:rPr>
                <w:sz w:val="24"/>
                <w:szCs w:val="24"/>
              </w:rPr>
            </w:pPr>
            <w:r w:rsidDel="00000000" w:rsidR="00000000" w:rsidRPr="00000000">
              <w:rPr>
                <w:rtl w:val="0"/>
              </w:rPr>
            </w:r>
          </w:p>
        </w:tc>
        <w:tc>
          <w:tcPr/>
          <w:p w:rsidR="00000000" w:rsidDel="00000000" w:rsidP="00000000" w:rsidRDefault="00000000" w:rsidRPr="00000000" w14:paraId="00000289">
            <w:pPr>
              <w:widowControl w:val="0"/>
              <w:spacing w:after="20" w:before="20" w:line="240" w:lineRule="auto"/>
              <w:ind w:left="720" w:hanging="360"/>
              <w:rPr>
                <w:sz w:val="24"/>
                <w:szCs w:val="24"/>
              </w:rPr>
            </w:pPr>
            <w:r w:rsidDel="00000000" w:rsidR="00000000" w:rsidRPr="00000000">
              <w:rPr>
                <w:sz w:val="24"/>
                <w:szCs w:val="24"/>
                <w:rtl w:val="0"/>
              </w:rPr>
              <w:t xml:space="preserve">Mr. Rico Mier/ </w:t>
            </w:r>
          </w:p>
          <w:p w:rsidR="00000000" w:rsidDel="00000000" w:rsidP="00000000" w:rsidRDefault="00000000" w:rsidRPr="00000000" w14:paraId="0000028A">
            <w:pPr>
              <w:widowControl w:val="0"/>
              <w:spacing w:after="20" w:before="20" w:line="240" w:lineRule="auto"/>
              <w:ind w:left="720" w:hanging="360"/>
              <w:rPr>
                <w:sz w:val="24"/>
                <w:szCs w:val="24"/>
              </w:rPr>
            </w:pPr>
            <w:r w:rsidDel="00000000" w:rsidR="00000000" w:rsidRPr="00000000">
              <w:rPr>
                <w:sz w:val="24"/>
                <w:szCs w:val="24"/>
                <w:rtl w:val="0"/>
              </w:rPr>
              <w:t xml:space="preserve">PASu Judith Perez</w:t>
            </w:r>
          </w:p>
          <w:p w:rsidR="00000000" w:rsidDel="00000000" w:rsidP="00000000" w:rsidRDefault="00000000" w:rsidRPr="00000000" w14:paraId="0000028B">
            <w:pPr>
              <w:widowControl w:val="0"/>
              <w:spacing w:after="20" w:before="20" w:line="240" w:lineRule="auto"/>
              <w:ind w:left="720" w:hanging="360"/>
              <w:rPr>
                <w:sz w:val="24"/>
                <w:szCs w:val="24"/>
              </w:rPr>
            </w:pPr>
            <w:r w:rsidDel="00000000" w:rsidR="00000000" w:rsidRPr="00000000">
              <w:rPr>
                <w:rtl w:val="0"/>
              </w:rPr>
            </w:r>
          </w:p>
          <w:p w:rsidR="00000000" w:rsidDel="00000000" w:rsidP="00000000" w:rsidRDefault="00000000" w:rsidRPr="00000000" w14:paraId="0000028C">
            <w:pPr>
              <w:widowControl w:val="0"/>
              <w:spacing w:after="20" w:before="20" w:line="240" w:lineRule="auto"/>
              <w:ind w:left="720" w:hanging="360"/>
              <w:rPr>
                <w:ins w:author="Allan Kristofer Pormento" w:id="0" w:date="2026-08-07T01:38:48Z"/>
                <w:sz w:val="24"/>
                <w:szCs w:val="24"/>
              </w:rPr>
            </w:pPr>
            <w:ins w:author="Allan Kristofer Pormento" w:id="0" w:date="2026-08-07T01:38:48Z">
              <w:commentRangeStart w:id="1"/>
              <w:r w:rsidDel="00000000" w:rsidR="00000000" w:rsidRPr="00000000">
                <w:rPr>
                  <w:sz w:val="24"/>
                  <w:szCs w:val="24"/>
                  <w:rtl w:val="0"/>
                </w:rPr>
                <w:t xml:space="preserve">Myanmar - </w:t>
              </w:r>
            </w:ins>
          </w:p>
          <w:p w:rsidR="00000000" w:rsidDel="00000000" w:rsidP="00000000" w:rsidRDefault="00000000" w:rsidRPr="00000000" w14:paraId="0000028D">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Environment </w:t>
              </w:r>
            </w:ins>
          </w:p>
          <w:p w:rsidR="00000000" w:rsidDel="00000000" w:rsidP="00000000" w:rsidRDefault="00000000" w:rsidRPr="00000000" w14:paraId="0000028E">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Rehabilitation-</w:t>
              </w:r>
            </w:ins>
          </w:p>
          <w:p w:rsidR="00000000" w:rsidDel="00000000" w:rsidP="00000000" w:rsidRDefault="00000000" w:rsidRPr="00000000" w14:paraId="0000028F">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Conservation Network</w:t>
              </w:r>
            </w:ins>
          </w:p>
          <w:p w:rsidR="00000000" w:rsidDel="00000000" w:rsidP="00000000" w:rsidRDefault="00000000" w:rsidRPr="00000000" w14:paraId="00000290">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(Under SGP I to </w:t>
              </w:r>
            </w:ins>
          </w:p>
          <w:p w:rsidR="00000000" w:rsidDel="00000000" w:rsidP="00000000" w:rsidRDefault="00000000" w:rsidRPr="00000000" w14:paraId="00000291">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highlight behavioural </w:t>
              </w:r>
            </w:ins>
          </w:p>
          <w:p w:rsidR="00000000" w:rsidDel="00000000" w:rsidP="00000000" w:rsidRDefault="00000000" w:rsidRPr="00000000" w14:paraId="00000292">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changes specifically on </w:t>
              </w:r>
            </w:ins>
          </w:p>
          <w:p w:rsidR="00000000" w:rsidDel="00000000" w:rsidP="00000000" w:rsidRDefault="00000000" w:rsidRPr="00000000" w14:paraId="00000293">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financing and fund </w:t>
              </w:r>
            </w:ins>
          </w:p>
          <w:p w:rsidR="00000000" w:rsidDel="00000000" w:rsidP="00000000" w:rsidRDefault="00000000" w:rsidRPr="00000000" w14:paraId="00000294">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mechanisms for </w:t>
              </w:r>
            </w:ins>
          </w:p>
          <w:p w:rsidR="00000000" w:rsidDel="00000000" w:rsidP="00000000" w:rsidRDefault="00000000" w:rsidRPr="00000000" w14:paraId="00000295">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conservation)</w:t>
              </w:r>
              <w:commentRangeEnd w:id="1"/>
              <w:r w:rsidDel="00000000" w:rsidR="00000000" w:rsidRPr="00000000">
                <w:commentReference w:id="1"/>
              </w:r>
              <w:r w:rsidDel="00000000" w:rsidR="00000000" w:rsidRPr="00000000">
                <w:rPr>
                  <w:rtl w:val="0"/>
                </w:rPr>
              </w:r>
            </w:ins>
          </w:p>
          <w:p w:rsidR="00000000" w:rsidDel="00000000" w:rsidP="00000000" w:rsidRDefault="00000000" w:rsidRPr="00000000" w14:paraId="00000296">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rtl w:val="0"/>
                </w:rPr>
              </w:r>
            </w:ins>
          </w:p>
          <w:p w:rsidR="00000000" w:rsidDel="00000000" w:rsidP="00000000" w:rsidRDefault="00000000" w:rsidRPr="00000000" w14:paraId="00000297">
            <w:pPr>
              <w:widowControl w:val="0"/>
              <w:spacing w:after="20" w:before="20" w:line="240" w:lineRule="auto"/>
              <w:ind w:left="720" w:hanging="360"/>
              <w:rPr>
                <w:ins w:author="Allan Kristofer Pormento" w:id="0" w:date="2026-08-07T01:38:48Z"/>
                <w:sz w:val="24"/>
                <w:szCs w:val="24"/>
              </w:rPr>
            </w:pPr>
            <w:ins w:author="Allan Kristofer Pormento" w:id="0" w:date="2026-08-07T01:38:48Z">
              <w:commentRangeStart w:id="2"/>
              <w:r w:rsidDel="00000000" w:rsidR="00000000" w:rsidRPr="00000000">
                <w:rPr>
                  <w:sz w:val="24"/>
                  <w:szCs w:val="24"/>
                  <w:rtl w:val="0"/>
                </w:rPr>
                <w:t xml:space="preserve">Indonesia - under SGP </w:t>
              </w:r>
            </w:ins>
          </w:p>
          <w:p w:rsidR="00000000" w:rsidDel="00000000" w:rsidP="00000000" w:rsidRDefault="00000000" w:rsidRPr="00000000" w14:paraId="00000298">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I, to highlight </w:t>
              </w:r>
            </w:ins>
          </w:p>
          <w:p w:rsidR="00000000" w:rsidDel="00000000" w:rsidP="00000000" w:rsidRDefault="00000000" w:rsidRPr="00000000" w14:paraId="00000299">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behavioural change </w:t>
              </w:r>
            </w:ins>
          </w:p>
          <w:p w:rsidR="00000000" w:rsidDel="00000000" w:rsidP="00000000" w:rsidRDefault="00000000" w:rsidRPr="00000000" w14:paraId="0000029A">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through women </w:t>
              </w:r>
            </w:ins>
          </w:p>
          <w:p w:rsidR="00000000" w:rsidDel="00000000" w:rsidP="00000000" w:rsidRDefault="00000000" w:rsidRPr="00000000" w14:paraId="0000029B">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empowerment and their </w:t>
              </w:r>
            </w:ins>
          </w:p>
          <w:p w:rsidR="00000000" w:rsidDel="00000000" w:rsidP="00000000" w:rsidRDefault="00000000" w:rsidRPr="00000000" w14:paraId="0000029C">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active participation in</w:t>
              </w:r>
            </w:ins>
          </w:p>
          <w:p w:rsidR="00000000" w:rsidDel="00000000" w:rsidP="00000000" w:rsidRDefault="00000000" w:rsidRPr="00000000" w14:paraId="0000029D">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conservation of national </w:t>
              </w:r>
            </w:ins>
          </w:p>
          <w:p w:rsidR="00000000" w:rsidDel="00000000" w:rsidP="00000000" w:rsidRDefault="00000000" w:rsidRPr="00000000" w14:paraId="0000029E">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parks and </w:t>
              </w:r>
            </w:ins>
          </w:p>
          <w:p w:rsidR="00000000" w:rsidDel="00000000" w:rsidP="00000000" w:rsidRDefault="00000000" w:rsidRPr="00000000" w14:paraId="0000029F">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empowerment of </w:t>
              </w:r>
            </w:ins>
          </w:p>
          <w:p w:rsidR="00000000" w:rsidDel="00000000" w:rsidP="00000000" w:rsidRDefault="00000000" w:rsidRPr="00000000" w14:paraId="000002A0">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stakeholders via </w:t>
              </w:r>
            </w:ins>
          </w:p>
          <w:p w:rsidR="00000000" w:rsidDel="00000000" w:rsidP="00000000" w:rsidRDefault="00000000" w:rsidRPr="00000000" w14:paraId="000002A1">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capacity- enhancement</w:t>
              </w:r>
            </w:ins>
          </w:p>
          <w:p w:rsidR="00000000" w:rsidDel="00000000" w:rsidP="00000000" w:rsidRDefault="00000000" w:rsidRPr="00000000" w14:paraId="000002A2">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on community </w:t>
              </w:r>
            </w:ins>
          </w:p>
          <w:p w:rsidR="00000000" w:rsidDel="00000000" w:rsidP="00000000" w:rsidRDefault="00000000" w:rsidRPr="00000000" w14:paraId="000002A3">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economic development</w:t>
              </w:r>
            </w:ins>
          </w:p>
          <w:p w:rsidR="00000000" w:rsidDel="00000000" w:rsidP="00000000" w:rsidRDefault="00000000" w:rsidRPr="00000000" w14:paraId="000002A4">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building on capacities</w:t>
              </w:r>
            </w:ins>
          </w:p>
          <w:p w:rsidR="00000000" w:rsidDel="00000000" w:rsidP="00000000" w:rsidRDefault="00000000" w:rsidRPr="00000000" w14:paraId="000002A5">
            <w:pPr>
              <w:widowControl w:val="0"/>
              <w:spacing w:after="20" w:before="20" w:line="240" w:lineRule="auto"/>
              <w:ind w:left="720" w:hanging="360"/>
              <w:rPr>
                <w:ins w:author="Allan Kristofer Pormento" w:id="0" w:date="2026-08-07T01:38:48Z"/>
                <w:sz w:val="24"/>
                <w:szCs w:val="24"/>
              </w:rPr>
            </w:pPr>
            <w:ins w:author="Allan Kristofer Pormento" w:id="0" w:date="2026-08-07T01:38:48Z">
              <w:r w:rsidDel="00000000" w:rsidR="00000000" w:rsidRPr="00000000">
                <w:rPr>
                  <w:sz w:val="24"/>
                  <w:szCs w:val="24"/>
                  <w:rtl w:val="0"/>
                </w:rPr>
                <w:t xml:space="preserve">on ecotourism</w:t>
              </w:r>
              <w:commentRangeEnd w:id="2"/>
              <w:r w:rsidDel="00000000" w:rsidR="00000000" w:rsidRPr="00000000">
                <w:commentReference w:id="2"/>
              </w:r>
              <w:r w:rsidDel="00000000" w:rsidR="00000000" w:rsidRPr="00000000">
                <w:rPr>
                  <w:rtl w:val="0"/>
                </w:rPr>
              </w:r>
            </w:ins>
          </w:p>
          <w:p w:rsidR="00000000" w:rsidDel="00000000" w:rsidP="00000000" w:rsidRDefault="00000000" w:rsidRPr="00000000" w14:paraId="000002A6">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2A7">
            <w:pPr>
              <w:widowControl w:val="0"/>
              <w:spacing w:after="20" w:before="20" w:line="240" w:lineRule="auto"/>
              <w:ind w:left="330" w:firstLine="0"/>
              <w:rPr>
                <w:i w:val="1"/>
                <w:iCs w:val="1"/>
                <w:sz w:val="24"/>
                <w:szCs w:val="24"/>
              </w:rPr>
            </w:pPr>
            <w:commentRangeStart w:id="3"/>
            <w:commentRangeStart w:id="4"/>
            <w:r w:rsidDel="00000000" w:rsidR="00000000" w:rsidRPr="00000000">
              <w:rPr>
                <w:i w:val="1"/>
                <w:iCs w:val="1"/>
                <w:color w:val="ff0000"/>
                <w:sz w:val="24"/>
                <w:szCs w:val="24"/>
                <w:rtl w:val="0"/>
              </w:rPr>
              <w:t xml:space="preserve">Recommendation:</w:t>
            </w:r>
            <w:r w:rsidDel="00000000" w:rsidR="00000000" w:rsidRPr="00000000">
              <w:rPr>
                <w:i w:val="1"/>
                <w:iCs w:val="1"/>
                <w:sz w:val="24"/>
                <w:szCs w:val="24"/>
                <w:rtl w:val="0"/>
              </w:rPr>
              <w:t xml:space="preserve"> 2 more RPs from Asean Member States (AMS), preferably those with experience or initiatives that demonstrated changes in behavior of stakeholders (e.g., former loggers/ poachers turned into People’s Organization members or leaders and forest patrollers; women’s organizations leading conservation work; former project beneficiaries that now initiate and manage their own conservation projects and grants)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2A8">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Advocacy and Public Engagement to Amplify AHP Conservation</w:t>
            </w:r>
          </w:p>
        </w:tc>
        <w:tc>
          <w:tcPr>
            <w:gridSpan w:val="2"/>
          </w:tcPr>
          <w:p w:rsidR="00000000" w:rsidDel="00000000" w:rsidP="00000000" w:rsidRDefault="00000000" w:rsidRPr="00000000" w14:paraId="000002A9">
            <w:pPr>
              <w:widowControl w:val="0"/>
              <w:numPr>
                <w:ilvl w:val="0"/>
                <w:numId w:val="64"/>
              </w:numPr>
              <w:spacing w:after="0" w:afterAutospacing="0" w:before="20" w:line="240" w:lineRule="auto"/>
              <w:ind w:left="720" w:hanging="360"/>
              <w:rPr>
                <w:sz w:val="24"/>
                <w:szCs w:val="24"/>
              </w:rPr>
            </w:pPr>
            <w:r w:rsidDel="00000000" w:rsidR="00000000" w:rsidRPr="00000000">
              <w:rPr>
                <w:sz w:val="24"/>
                <w:szCs w:val="24"/>
                <w:rtl w:val="0"/>
              </w:rPr>
              <w:t xml:space="preserve">Ms. Celine Murillo, Philippines </w:t>
            </w:r>
          </w:p>
          <w:p w:rsidR="00000000" w:rsidDel="00000000" w:rsidP="00000000" w:rsidRDefault="00000000" w:rsidRPr="00000000" w14:paraId="000002AA">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Ms. Cynthia Bauzon-Arre, Philippines </w:t>
            </w:r>
          </w:p>
          <w:p w:rsidR="00000000" w:rsidDel="00000000" w:rsidP="00000000" w:rsidRDefault="00000000" w:rsidRPr="00000000" w14:paraId="000002AB">
            <w:pPr>
              <w:widowControl w:val="0"/>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Bio Girl MJ, Singapore </w:t>
            </w:r>
          </w:p>
          <w:p w:rsidR="00000000" w:rsidDel="00000000" w:rsidP="00000000" w:rsidRDefault="00000000" w:rsidRPr="00000000" w14:paraId="000002AC">
            <w:pPr>
              <w:widowControl w:val="0"/>
              <w:numPr>
                <w:ilvl w:val="0"/>
                <w:numId w:val="64"/>
              </w:numPr>
              <w:spacing w:after="20" w:before="0" w:beforeAutospacing="0" w:line="240" w:lineRule="auto"/>
              <w:ind w:left="720" w:hanging="360"/>
              <w:rPr>
                <w:sz w:val="24"/>
                <w:szCs w:val="24"/>
              </w:rPr>
            </w:pPr>
            <w:r w:rsidDel="00000000" w:rsidR="00000000" w:rsidRPr="00000000">
              <w:rPr>
                <w:sz w:val="24"/>
                <w:szCs w:val="24"/>
                <w:rtl w:val="0"/>
              </w:rPr>
              <w:t xml:space="preserve">YAS, Malaysia or Brunei</w:t>
            </w:r>
          </w:p>
        </w:tc>
      </w:tr>
    </w:tbl>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0">
      <w:pPr>
        <w:numPr>
          <w:ilvl w:val="0"/>
          <w:numId w:val="8"/>
        </w:numPr>
        <w:ind w:left="720" w:hanging="360"/>
        <w:rPr>
          <w:sz w:val="24"/>
          <w:szCs w:val="24"/>
        </w:rPr>
      </w:pPr>
      <w:r w:rsidDel="00000000" w:rsidR="00000000" w:rsidRPr="00000000">
        <w:rPr>
          <w:sz w:val="24"/>
          <w:szCs w:val="24"/>
          <w:rtl w:val="0"/>
        </w:rPr>
        <w:t xml:space="preserve">Session Format</w:t>
      </w:r>
    </w:p>
    <w:p w:rsidR="00000000" w:rsidDel="00000000" w:rsidP="00000000" w:rsidRDefault="00000000" w:rsidRPr="00000000" w14:paraId="000002B1">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2B2">
      <w:pPr>
        <w:widowControl w:val="0"/>
        <w:spacing w:after="20" w:before="20" w:line="240" w:lineRule="auto"/>
        <w:ind w:right="215.80078125"/>
        <w:jc w:val="both"/>
        <w:rPr>
          <w:sz w:val="24"/>
          <w:szCs w:val="24"/>
        </w:rPr>
      </w:pPr>
      <w:r w:rsidDel="00000000" w:rsidR="00000000" w:rsidRPr="00000000">
        <w:rPr>
          <w:sz w:val="24"/>
          <w:szCs w:val="24"/>
          <w:rtl w:val="0"/>
        </w:rPr>
        <w:t xml:space="preserve">Stream 3 - Breakout Session A will employ non-traditional, interactive, and light-hearted knowledge exchange formats to ensure the sustained attention, easier appreciation, and active engagement of all participants.</w:t>
      </w:r>
    </w:p>
    <w:p w:rsidR="00000000" w:rsidDel="00000000" w:rsidP="00000000" w:rsidRDefault="00000000" w:rsidRPr="00000000" w14:paraId="000002B3">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2B4">
      <w:pPr>
        <w:widowControl w:val="0"/>
        <w:numPr>
          <w:ilvl w:val="0"/>
          <w:numId w:val="46"/>
        </w:numPr>
        <w:spacing w:after="20" w:before="20" w:line="240" w:lineRule="auto"/>
        <w:ind w:left="720" w:right="215.80078125" w:hanging="360"/>
        <w:jc w:val="both"/>
        <w:rPr>
          <w:b w:val="1"/>
          <w:bCs w:val="1"/>
          <w:sz w:val="24"/>
          <w:szCs w:val="24"/>
        </w:rPr>
      </w:pPr>
      <w:r w:rsidDel="00000000" w:rsidR="00000000" w:rsidRPr="00000000">
        <w:rPr>
          <w:b w:val="1"/>
          <w:bCs w:val="1"/>
          <w:sz w:val="24"/>
          <w:szCs w:val="24"/>
          <w:rtl w:val="0"/>
        </w:rPr>
        <w:t xml:space="preserve">Topic 1: The Role of Science, Tradition, and Policy in Strengthening AHP Governance Frameworks</w:t>
      </w:r>
    </w:p>
    <w:p w:rsidR="00000000" w:rsidDel="00000000" w:rsidP="00000000" w:rsidRDefault="00000000" w:rsidRPr="00000000" w14:paraId="000002B5">
      <w:pPr>
        <w:widowControl w:val="0"/>
        <w:spacing w:after="20" w:before="20" w:line="240" w:lineRule="auto"/>
        <w:ind w:right="215.80078125"/>
        <w:jc w:val="both"/>
        <w:rPr>
          <w:b w:val="1"/>
          <w:bCs w:val="1"/>
          <w:sz w:val="24"/>
          <w:szCs w:val="24"/>
        </w:rPr>
      </w:pPr>
      <w:r w:rsidDel="00000000" w:rsidR="00000000" w:rsidRPr="00000000">
        <w:rPr>
          <w:rtl w:val="0"/>
        </w:rPr>
      </w:r>
    </w:p>
    <w:p w:rsidR="00000000" w:rsidDel="00000000" w:rsidP="00000000" w:rsidRDefault="00000000" w:rsidRPr="00000000" w14:paraId="000002B6">
      <w:pPr>
        <w:widowControl w:val="0"/>
        <w:numPr>
          <w:ilvl w:val="1"/>
          <w:numId w:val="46"/>
        </w:numPr>
        <w:spacing w:after="20" w:before="20" w:line="240" w:lineRule="auto"/>
        <w:ind w:left="1440" w:right="215.80078125" w:hanging="360"/>
        <w:jc w:val="both"/>
        <w:rPr>
          <w:b w:val="1"/>
          <w:bCs w:val="1"/>
          <w:sz w:val="24"/>
          <w:szCs w:val="24"/>
        </w:rPr>
      </w:pPr>
      <w:r w:rsidDel="00000000" w:rsidR="00000000" w:rsidRPr="00000000">
        <w:rPr>
          <w:sz w:val="24"/>
          <w:szCs w:val="24"/>
          <w:u w:val="single"/>
          <w:rtl w:val="0"/>
        </w:rPr>
        <w:t xml:space="preserve">Resource Persons</w:t>
      </w:r>
    </w:p>
    <w:p w:rsidR="00000000" w:rsidDel="00000000" w:rsidP="00000000" w:rsidRDefault="00000000" w:rsidRPr="00000000" w14:paraId="000002B7">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for Topic 1 are from mandated agencies, academe, or are community leaders and policy-makers, who can provide expert guidance and perspectives on AHP management. </w:t>
      </w:r>
    </w:p>
    <w:p w:rsidR="00000000" w:rsidDel="00000000" w:rsidP="00000000" w:rsidRDefault="00000000" w:rsidRPr="00000000" w14:paraId="000002B8">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2B9">
      <w:pPr>
        <w:widowControl w:val="0"/>
        <w:numPr>
          <w:ilvl w:val="1"/>
          <w:numId w:val="46"/>
        </w:numPr>
        <w:spacing w:after="20" w:before="20" w:line="240" w:lineRule="auto"/>
        <w:ind w:left="1440" w:right="215.80078125" w:hanging="360"/>
        <w:jc w:val="both"/>
        <w:rPr>
          <w:b w:val="1"/>
          <w:bCs w:val="1"/>
          <w:sz w:val="24"/>
          <w:szCs w:val="24"/>
        </w:rPr>
      </w:pPr>
      <w:r w:rsidDel="00000000" w:rsidR="00000000" w:rsidRPr="00000000">
        <w:rPr>
          <w:sz w:val="24"/>
          <w:szCs w:val="24"/>
          <w:u w:val="single"/>
          <w:rtl w:val="0"/>
        </w:rPr>
        <w:t xml:space="preserve">Mechanics</w:t>
      </w:r>
      <w:r w:rsidDel="00000000" w:rsidR="00000000" w:rsidRPr="00000000">
        <w:rPr>
          <w:sz w:val="24"/>
          <w:szCs w:val="24"/>
          <w:rtl w:val="0"/>
        </w:rPr>
        <w:t xml:space="preserve"> (Gamified Case Study Presentation)</w:t>
      </w:r>
    </w:p>
    <w:p w:rsidR="00000000" w:rsidDel="00000000" w:rsidP="00000000" w:rsidRDefault="00000000" w:rsidRPr="00000000" w14:paraId="000002BA">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Using a randomizer, each RP will be assigned a scenario with a protected area governance challenge. Within six (6) minutes, the RP will share highlights of their specific science-based, traditional, and/or policy interventions and governance mechanisms that successfully navigate the scenario and help address other interconnected issues observed within AHPs. </w:t>
      </w:r>
    </w:p>
    <w:p w:rsidR="00000000" w:rsidDel="00000000" w:rsidP="00000000" w:rsidRDefault="00000000" w:rsidRPr="00000000" w14:paraId="000002BB">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BC">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After all the resource persons’ presentations, participants will be asked to offer their own experiences or insights by responding to this focus question through a “Harvest Wall” entry: “</w:t>
      </w:r>
      <w:r w:rsidDel="00000000" w:rsidR="00000000" w:rsidRPr="00000000">
        <w:rPr>
          <w:i w:val="1"/>
          <w:iCs w:val="1"/>
          <w:sz w:val="24"/>
          <w:szCs w:val="24"/>
          <w:rtl w:val="0"/>
        </w:rPr>
        <w:t xml:space="preserve">Aside from science, tradition, and policy, what other key elements could strengthen protected area governance frameworks in your country or project sites?</w:t>
      </w:r>
      <w:r w:rsidDel="00000000" w:rsidR="00000000" w:rsidRPr="00000000">
        <w:rPr>
          <w:sz w:val="24"/>
          <w:szCs w:val="24"/>
          <w:rtl w:val="0"/>
        </w:rPr>
        <w:t xml:space="preserve">” The floor will also be opened for a quick Q&amp;A portion.</w:t>
      </w:r>
    </w:p>
    <w:p w:rsidR="00000000" w:rsidDel="00000000" w:rsidP="00000000" w:rsidRDefault="00000000" w:rsidRPr="00000000" w14:paraId="000002BD">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2BE">
      <w:pPr>
        <w:widowControl w:val="0"/>
        <w:numPr>
          <w:ilvl w:val="1"/>
          <w:numId w:val="46"/>
        </w:numPr>
        <w:spacing w:after="20" w:before="20" w:line="240" w:lineRule="auto"/>
        <w:ind w:left="1440" w:right="215.80078125" w:hanging="360"/>
        <w:jc w:val="both"/>
        <w:rPr>
          <w:b w:val="1"/>
          <w:bCs w:val="1"/>
          <w:sz w:val="24"/>
          <w:szCs w:val="24"/>
        </w:rPr>
      </w:pPr>
      <w:r w:rsidDel="00000000" w:rsidR="00000000" w:rsidRPr="00000000">
        <w:rPr>
          <w:sz w:val="24"/>
          <w:szCs w:val="24"/>
          <w:u w:val="single"/>
          <w:rtl w:val="0"/>
        </w:rPr>
        <w:t xml:space="preserve">Pre-work Needed</w:t>
      </w:r>
    </w:p>
    <w:p w:rsidR="00000000" w:rsidDel="00000000" w:rsidP="00000000" w:rsidRDefault="00000000" w:rsidRPr="00000000" w14:paraId="000002BF">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will be requested to prepare short stories or responses to a list of scenarios or guide questions in advance. RPs will address only one random scenario during the live session. Resource persons may also provide a maximum of two (2) slides with related photos to show during their turn. A quick briefing and rehearsal with the RPs will be arranged prior to the Session, if necessary. </w:t>
      </w:r>
    </w:p>
    <w:p w:rsidR="00000000" w:rsidDel="00000000" w:rsidP="00000000" w:rsidRDefault="00000000" w:rsidRPr="00000000" w14:paraId="000002C0">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C1">
      <w:pPr>
        <w:widowControl w:val="0"/>
        <w:numPr>
          <w:ilvl w:val="0"/>
          <w:numId w:val="40"/>
        </w:numPr>
        <w:spacing w:after="20" w:before="20" w:line="240" w:lineRule="auto"/>
        <w:ind w:left="720" w:right="215.80078125" w:hanging="360"/>
        <w:jc w:val="both"/>
        <w:rPr>
          <w:sz w:val="24"/>
          <w:szCs w:val="24"/>
        </w:rPr>
      </w:pPr>
      <w:r w:rsidDel="00000000" w:rsidR="00000000" w:rsidRPr="00000000">
        <w:rPr>
          <w:b w:val="1"/>
          <w:bCs w:val="1"/>
          <w:sz w:val="24"/>
          <w:szCs w:val="24"/>
          <w:rtl w:val="0"/>
        </w:rPr>
        <w:t xml:space="preserve">Topic 2:</w:t>
      </w:r>
      <w:r w:rsidDel="00000000" w:rsidR="00000000" w:rsidRPr="00000000">
        <w:rPr>
          <w:sz w:val="24"/>
          <w:szCs w:val="24"/>
          <w:rtl w:val="0"/>
        </w:rPr>
        <w:t xml:space="preserve"> </w:t>
      </w:r>
      <w:r w:rsidDel="00000000" w:rsidR="00000000" w:rsidRPr="00000000">
        <w:rPr>
          <w:b w:val="1"/>
          <w:bCs w:val="1"/>
          <w:sz w:val="24"/>
          <w:szCs w:val="24"/>
          <w:rtl w:val="0"/>
        </w:rPr>
        <w:t xml:space="preserve">Transformation of Institutional and Community Mindsets Towards Inclusive AHP Governance</w:t>
      </w:r>
    </w:p>
    <w:p w:rsidR="00000000" w:rsidDel="00000000" w:rsidP="00000000" w:rsidRDefault="00000000" w:rsidRPr="00000000" w14:paraId="000002C2">
      <w:pPr>
        <w:widowControl w:val="0"/>
        <w:spacing w:after="20" w:before="20" w:line="240" w:lineRule="auto"/>
        <w:ind w:left="720" w:right="215.80078125" w:firstLine="0"/>
        <w:jc w:val="both"/>
        <w:rPr>
          <w:b w:val="1"/>
          <w:bCs w:val="1"/>
          <w:sz w:val="24"/>
          <w:szCs w:val="24"/>
        </w:rPr>
      </w:pPr>
      <w:r w:rsidDel="00000000" w:rsidR="00000000" w:rsidRPr="00000000">
        <w:rPr>
          <w:rtl w:val="0"/>
        </w:rPr>
      </w:r>
    </w:p>
    <w:p w:rsidR="00000000" w:rsidDel="00000000" w:rsidP="00000000" w:rsidRDefault="00000000" w:rsidRPr="00000000" w14:paraId="000002C3">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Resource Persons</w:t>
      </w:r>
    </w:p>
    <w:p w:rsidR="00000000" w:rsidDel="00000000" w:rsidP="00000000" w:rsidRDefault="00000000" w:rsidRPr="00000000" w14:paraId="000002C4">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 for Topic 2 will share stories of local leaders or People’s Organizations that have grown from being passive, unempowered community members into active decision-makers who drive positive behavioral change and sustainable conservation actions within their AHPs and communities.</w:t>
      </w:r>
    </w:p>
    <w:p w:rsidR="00000000" w:rsidDel="00000000" w:rsidP="00000000" w:rsidRDefault="00000000" w:rsidRPr="00000000" w14:paraId="000002C5">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C6">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Mechanics</w:t>
      </w:r>
      <w:r w:rsidDel="00000000" w:rsidR="00000000" w:rsidRPr="00000000">
        <w:rPr>
          <w:sz w:val="24"/>
          <w:szCs w:val="24"/>
          <w:rtl w:val="0"/>
        </w:rPr>
        <w:t xml:space="preserve"> (Guided Storytelling) </w:t>
      </w:r>
    </w:p>
    <w:p w:rsidR="00000000" w:rsidDel="00000000" w:rsidP="00000000" w:rsidRDefault="00000000" w:rsidRPr="00000000" w14:paraId="000002C7">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Each RP begins their presentation by showing a “then and now” snapshot. For 30 seconds, participants will be briefly invited to guess the key elements that could have made the change possible. The RP will then reveal three (3) key milestones, turning points, and/or important factors during the “in-betweens” that led to the transformation. Each RP will have seven (7) minutes total for the entire presentation.</w:t>
      </w:r>
    </w:p>
    <w:p w:rsidR="00000000" w:rsidDel="00000000" w:rsidP="00000000" w:rsidRDefault="00000000" w:rsidRPr="00000000" w14:paraId="000002C8">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C9">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Following the presentation, the participants will be prompted to share their own community empowerment story by answering this focus question on the Harvest Wall: “</w:t>
      </w:r>
      <w:r w:rsidDel="00000000" w:rsidR="00000000" w:rsidRPr="00000000">
        <w:rPr>
          <w:i w:val="1"/>
          <w:iCs w:val="1"/>
          <w:sz w:val="24"/>
          <w:szCs w:val="24"/>
          <w:rtl w:val="0"/>
        </w:rPr>
        <w:t xml:space="preserve">Given the emerging threats and climate events, what specific improvements or behavioral change in relation to protected area governance will enable AHP communities to adapt to such changes?</w:t>
      </w:r>
      <w:r w:rsidDel="00000000" w:rsidR="00000000" w:rsidRPr="00000000">
        <w:rPr>
          <w:sz w:val="24"/>
          <w:szCs w:val="24"/>
          <w:rtl w:val="0"/>
        </w:rPr>
        <w:t xml:space="preserve">” A few questions from the audience will also be accommodated.</w:t>
      </w:r>
    </w:p>
    <w:p w:rsidR="00000000" w:rsidDel="00000000" w:rsidP="00000000" w:rsidRDefault="00000000" w:rsidRPr="00000000" w14:paraId="000002CA">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2CB">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Pre-work Needed</w:t>
      </w:r>
    </w:p>
    <w:p w:rsidR="00000000" w:rsidDel="00000000" w:rsidP="00000000" w:rsidRDefault="00000000" w:rsidRPr="00000000" w14:paraId="000002CC">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will be requested to prepare one (1) “before and after” slide in advance. RPs may also opt to prepare a maximum of three (3) additional slides to support the three “in-between” stories. A quick briefing and rehearsal with the RPs will be arranged prior to the Session, if necessary. </w:t>
      </w:r>
    </w:p>
    <w:p w:rsidR="00000000" w:rsidDel="00000000" w:rsidP="00000000" w:rsidRDefault="00000000" w:rsidRPr="00000000" w14:paraId="000002CD">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CE">
      <w:pPr>
        <w:widowControl w:val="0"/>
        <w:spacing w:after="20" w:before="20" w:line="240" w:lineRule="auto"/>
        <w:ind w:left="1440" w:right="215.80078125" w:firstLine="0"/>
        <w:jc w:val="both"/>
        <w:rPr>
          <w:color w:val="ff0000"/>
          <w:sz w:val="24"/>
          <w:szCs w:val="24"/>
        </w:rPr>
      </w:pPr>
      <w:r w:rsidDel="00000000" w:rsidR="00000000" w:rsidRPr="00000000">
        <w:rPr>
          <w:color w:val="ff0000"/>
          <w:sz w:val="24"/>
          <w:szCs w:val="24"/>
          <w:rtl w:val="0"/>
        </w:rPr>
        <w:t xml:space="preserve">Considering the roster of RPs for Topic 2, assistance for the preparation of presentation material and other needs (e.g., translation) will also be extended.</w:t>
      </w:r>
    </w:p>
    <w:p w:rsidR="00000000" w:rsidDel="00000000" w:rsidP="00000000" w:rsidRDefault="00000000" w:rsidRPr="00000000" w14:paraId="000002CF">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2D0">
      <w:pPr>
        <w:widowControl w:val="0"/>
        <w:numPr>
          <w:ilvl w:val="0"/>
          <w:numId w:val="40"/>
        </w:numPr>
        <w:spacing w:after="20" w:before="20" w:line="240" w:lineRule="auto"/>
        <w:ind w:left="720" w:right="215.80078125" w:hanging="360"/>
        <w:jc w:val="both"/>
        <w:rPr>
          <w:sz w:val="24"/>
          <w:szCs w:val="24"/>
        </w:rPr>
      </w:pPr>
      <w:r w:rsidDel="00000000" w:rsidR="00000000" w:rsidRPr="00000000">
        <w:rPr>
          <w:b w:val="1"/>
          <w:bCs w:val="1"/>
          <w:sz w:val="24"/>
          <w:szCs w:val="24"/>
          <w:rtl w:val="0"/>
        </w:rPr>
        <w:t xml:space="preserve">Topic 3:</w:t>
      </w:r>
      <w:r w:rsidDel="00000000" w:rsidR="00000000" w:rsidRPr="00000000">
        <w:rPr>
          <w:sz w:val="24"/>
          <w:szCs w:val="24"/>
          <w:rtl w:val="0"/>
        </w:rPr>
        <w:t xml:space="preserve"> </w:t>
      </w:r>
      <w:r w:rsidDel="00000000" w:rsidR="00000000" w:rsidRPr="00000000">
        <w:rPr>
          <w:b w:val="1"/>
          <w:bCs w:val="1"/>
          <w:sz w:val="24"/>
          <w:szCs w:val="24"/>
          <w:rtl w:val="0"/>
        </w:rPr>
        <w:t xml:space="preserve">Advocacy and Public Engagement to Amplify AHP Conservation</w:t>
      </w:r>
    </w:p>
    <w:p w:rsidR="00000000" w:rsidDel="00000000" w:rsidP="00000000" w:rsidRDefault="00000000" w:rsidRPr="00000000" w14:paraId="000002D1">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D2">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Resource Persons</w:t>
      </w:r>
    </w:p>
    <w:p w:rsidR="00000000" w:rsidDel="00000000" w:rsidP="00000000" w:rsidRDefault="00000000" w:rsidRPr="00000000" w14:paraId="000002D3">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for Topic 3 are well-known artists, content creators, and advocates who leverage social media and innovative storytelling strategies to engage the broader public in conservation.</w:t>
      </w:r>
    </w:p>
    <w:p w:rsidR="00000000" w:rsidDel="00000000" w:rsidP="00000000" w:rsidRDefault="00000000" w:rsidRPr="00000000" w14:paraId="000002D4">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D5">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Mechanics</w:t>
      </w:r>
      <w:r w:rsidDel="00000000" w:rsidR="00000000" w:rsidRPr="00000000">
        <w:rPr>
          <w:sz w:val="24"/>
          <w:szCs w:val="24"/>
          <w:rtl w:val="0"/>
        </w:rPr>
        <w:t xml:space="preserve"> (Media Showcase) </w:t>
      </w:r>
    </w:p>
    <w:p w:rsidR="00000000" w:rsidDel="00000000" w:rsidP="00000000" w:rsidRDefault="00000000" w:rsidRPr="00000000" w14:paraId="000002D6">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will be given a total of six (6) minutes each to showcase one (1) creative output (e.g., illustration, video, photo, audio, publication, sculpture, etc.) that best encapsulates the power of art and storytelling for conservation, and to deliver a quick spiel on how AHP communities and partners can leverage art to broaden their reach, enhance awareness, and rally support for AHP conservation efforts.</w:t>
      </w:r>
    </w:p>
    <w:p w:rsidR="00000000" w:rsidDel="00000000" w:rsidP="00000000" w:rsidRDefault="00000000" w:rsidRPr="00000000" w14:paraId="000002D7">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D8">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Once the RP showcase has ended, participants will be invited to answer the last question on the Harvest Wall: “</w:t>
      </w:r>
      <w:r w:rsidDel="00000000" w:rsidR="00000000" w:rsidRPr="00000000">
        <w:rPr>
          <w:i w:val="1"/>
          <w:iCs w:val="1"/>
          <w:sz w:val="24"/>
          <w:szCs w:val="24"/>
          <w:rtl w:val="0"/>
        </w:rPr>
        <w:t xml:space="preserve">What AHP-related issue or conservation effort deserves more attention?</w:t>
      </w:r>
      <w:r w:rsidDel="00000000" w:rsidR="00000000" w:rsidRPr="00000000">
        <w:rPr>
          <w:sz w:val="24"/>
          <w:szCs w:val="24"/>
          <w:rtl w:val="0"/>
        </w:rPr>
        <w:t xml:space="preserve">” RPs will also entertain a few questions.</w:t>
      </w:r>
    </w:p>
    <w:p w:rsidR="00000000" w:rsidDel="00000000" w:rsidP="00000000" w:rsidRDefault="00000000" w:rsidRPr="00000000" w14:paraId="000002D9">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DA">
      <w:pPr>
        <w:widowControl w:val="0"/>
        <w:numPr>
          <w:ilvl w:val="1"/>
          <w:numId w:val="40"/>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Pre-work Needed</w:t>
      </w:r>
    </w:p>
    <w:p w:rsidR="00000000" w:rsidDel="00000000" w:rsidP="00000000" w:rsidRDefault="00000000" w:rsidRPr="00000000" w14:paraId="000002DB">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RPs will be requested to prepare any creative material to showcase in advance. A quick briefing and rehearsal with the RPs will be arranged prior to the Session, if necessary. </w:t>
      </w:r>
    </w:p>
    <w:p w:rsidR="00000000" w:rsidDel="00000000" w:rsidP="00000000" w:rsidRDefault="00000000" w:rsidRPr="00000000" w14:paraId="000002DC">
      <w:pPr>
        <w:widowControl w:val="0"/>
        <w:spacing w:after="20" w:before="20" w:line="240" w:lineRule="auto"/>
        <w:ind w:left="1440" w:right="215.80078125" w:firstLine="0"/>
        <w:jc w:val="both"/>
        <w:rPr>
          <w:sz w:val="24"/>
          <w:szCs w:val="24"/>
        </w:rPr>
      </w:pPr>
      <w:r w:rsidDel="00000000" w:rsidR="00000000" w:rsidRPr="00000000">
        <w:rPr>
          <w:rtl w:val="0"/>
        </w:rPr>
      </w:r>
    </w:p>
    <w:p w:rsidR="00000000" w:rsidDel="00000000" w:rsidP="00000000" w:rsidRDefault="00000000" w:rsidRPr="00000000" w14:paraId="000002DD">
      <w:pPr>
        <w:widowControl w:val="0"/>
        <w:numPr>
          <w:ilvl w:val="0"/>
          <w:numId w:val="52"/>
        </w:numPr>
        <w:spacing w:after="20" w:before="20" w:line="240" w:lineRule="auto"/>
        <w:ind w:left="720" w:right="215.80078125" w:hanging="360"/>
        <w:jc w:val="both"/>
        <w:rPr>
          <w:sz w:val="24"/>
          <w:szCs w:val="24"/>
        </w:rPr>
      </w:pPr>
      <w:r w:rsidDel="00000000" w:rsidR="00000000" w:rsidRPr="00000000">
        <w:rPr>
          <w:b w:val="1"/>
          <w:bCs w:val="1"/>
          <w:sz w:val="24"/>
          <w:szCs w:val="24"/>
          <w:rtl w:val="0"/>
        </w:rPr>
        <w:t xml:space="preserve">Closing Activity: Commitment Setting</w:t>
      </w:r>
    </w:p>
    <w:p w:rsidR="00000000" w:rsidDel="00000000" w:rsidP="00000000" w:rsidRDefault="00000000" w:rsidRPr="00000000" w14:paraId="000002DE">
      <w:pPr>
        <w:widowControl w:val="0"/>
        <w:spacing w:after="20" w:before="20" w:line="240" w:lineRule="auto"/>
        <w:ind w:right="215.80078125"/>
        <w:jc w:val="both"/>
        <w:rPr>
          <w:sz w:val="24"/>
          <w:szCs w:val="24"/>
        </w:rPr>
      </w:pPr>
      <w:r w:rsidDel="00000000" w:rsidR="00000000" w:rsidRPr="00000000">
        <w:rPr>
          <w:rtl w:val="0"/>
        </w:rPr>
      </w:r>
    </w:p>
    <w:p w:rsidR="00000000" w:rsidDel="00000000" w:rsidP="00000000" w:rsidRDefault="00000000" w:rsidRPr="00000000" w14:paraId="000002DF">
      <w:pPr>
        <w:widowControl w:val="0"/>
        <w:numPr>
          <w:ilvl w:val="1"/>
          <w:numId w:val="52"/>
        </w:numPr>
        <w:spacing w:after="20" w:before="20" w:line="240" w:lineRule="auto"/>
        <w:ind w:left="1440" w:right="215.80078125" w:hanging="360"/>
        <w:jc w:val="both"/>
        <w:rPr>
          <w:sz w:val="24"/>
          <w:szCs w:val="24"/>
        </w:rPr>
      </w:pPr>
      <w:r w:rsidDel="00000000" w:rsidR="00000000" w:rsidRPr="00000000">
        <w:rPr>
          <w:sz w:val="24"/>
          <w:szCs w:val="24"/>
          <w:u w:val="single"/>
          <w:rtl w:val="0"/>
        </w:rPr>
        <w:t xml:space="preserve">Mechanics</w:t>
      </w:r>
      <w:r w:rsidDel="00000000" w:rsidR="00000000" w:rsidRPr="00000000">
        <w:rPr>
          <w:sz w:val="24"/>
          <w:szCs w:val="24"/>
          <w:rtl w:val="0"/>
        </w:rPr>
        <w:t xml:space="preserve"> (Social Media Posting)</w:t>
      </w:r>
    </w:p>
    <w:p w:rsidR="00000000" w:rsidDel="00000000" w:rsidP="00000000" w:rsidRDefault="00000000" w:rsidRPr="00000000" w14:paraId="000002E0">
      <w:pPr>
        <w:widowControl w:val="0"/>
        <w:spacing w:after="20" w:before="20" w:line="240" w:lineRule="auto"/>
        <w:ind w:left="1440" w:right="215.80078125" w:firstLine="0"/>
        <w:jc w:val="both"/>
        <w:rPr>
          <w:sz w:val="24"/>
          <w:szCs w:val="24"/>
        </w:rPr>
      </w:pPr>
      <w:r w:rsidDel="00000000" w:rsidR="00000000" w:rsidRPr="00000000">
        <w:rPr>
          <w:sz w:val="24"/>
          <w:szCs w:val="24"/>
          <w:rtl w:val="0"/>
        </w:rPr>
        <w:t xml:space="preserve">Participants will be grouped by country. Each group will be instructed to co-create a shared commitment to advance AHP governance in their country. Groups must post their pledge and key Session takeaways publicly on social media channels using the official Conference and Session hashtags. All submissions will be featured on-screen. The group with the highest audience impact will win a special prize.</w:t>
      </w:r>
    </w:p>
    <w:p w:rsidR="00000000" w:rsidDel="00000000" w:rsidP="00000000" w:rsidRDefault="00000000" w:rsidRPr="00000000" w14:paraId="000002E1">
      <w:pPr>
        <w:widowControl w:val="0"/>
        <w:spacing w:after="20" w:before="20" w:line="240" w:lineRule="auto"/>
        <w:ind w:right="215.80078125"/>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2">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2E3">
      <w:pPr>
        <w:numPr>
          <w:ilvl w:val="0"/>
          <w:numId w:val="8"/>
        </w:numPr>
        <w:ind w:left="720" w:hanging="360"/>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2E4">
      <w:pPr>
        <w:rPr>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750"/>
        <w:gridCol w:w="3750"/>
        <w:tblGridChange w:id="0">
          <w:tblGrid>
            <w:gridCol w:w="1860"/>
            <w:gridCol w:w="3750"/>
            <w:gridCol w:w="3750"/>
          </w:tblGrid>
        </w:tblGridChange>
      </w:tblGrid>
      <w:tr>
        <w:trPr>
          <w:cantSplit w:val="0"/>
          <w:trHeight w:val="440" w:hRule="atLeast"/>
          <w:tblHeader w:val="0"/>
        </w:trPr>
        <w:tc>
          <w:tcPr>
            <w:shd w:fill="6aa84f" w:val="clear"/>
          </w:tcPr>
          <w:p w:rsidR="00000000" w:rsidDel="00000000" w:rsidP="00000000" w:rsidRDefault="00000000" w:rsidRPr="00000000" w14:paraId="000002E5">
            <w:pPr>
              <w:widowControl w:val="0"/>
              <w:spacing w:line="240" w:lineRule="auto"/>
              <w:jc w:val="center"/>
              <w:rPr>
                <w:b w:val="1"/>
                <w:bCs w:val="1"/>
                <w:sz w:val="24"/>
                <w:szCs w:val="24"/>
              </w:rPr>
            </w:pPr>
            <w:r w:rsidDel="00000000" w:rsidR="00000000" w:rsidRPr="00000000">
              <w:rPr>
                <w:b w:val="1"/>
                <w:bCs w:val="1"/>
                <w:sz w:val="24"/>
                <w:szCs w:val="24"/>
                <w:rtl w:val="0"/>
              </w:rPr>
              <w:t xml:space="preserve">Duration</w:t>
            </w:r>
          </w:p>
          <w:p w:rsidR="00000000" w:rsidDel="00000000" w:rsidP="00000000" w:rsidRDefault="00000000" w:rsidRPr="00000000" w14:paraId="000002E6">
            <w:pPr>
              <w:widowControl w:val="0"/>
              <w:spacing w:line="240" w:lineRule="auto"/>
              <w:jc w:val="center"/>
              <w:rPr>
                <w:i w:val="1"/>
                <w:iCs w:val="1"/>
                <w:sz w:val="24"/>
                <w:szCs w:val="24"/>
              </w:rPr>
            </w:pPr>
            <w:r w:rsidDel="00000000" w:rsidR="00000000" w:rsidRPr="00000000">
              <w:rPr>
                <w:i w:val="1"/>
                <w:iCs w:val="1"/>
                <w:sz w:val="24"/>
                <w:szCs w:val="24"/>
                <w:rtl w:val="0"/>
              </w:rPr>
              <w:t xml:space="preserve">including movements</w:t>
            </w:r>
          </w:p>
        </w:tc>
        <w:tc>
          <w:tcPr>
            <w:gridSpan w:val="2"/>
            <w:shd w:fill="6aa84f" w:val="clear"/>
          </w:tcPr>
          <w:p w:rsidR="00000000" w:rsidDel="00000000" w:rsidP="00000000" w:rsidRDefault="00000000" w:rsidRPr="00000000" w14:paraId="000002E7">
            <w:pPr>
              <w:widowControl w:val="0"/>
              <w:spacing w:line="240" w:lineRule="auto"/>
              <w:jc w:val="center"/>
              <w:rPr>
                <w:b w:val="1"/>
                <w:bCs w:val="1"/>
                <w:sz w:val="24"/>
                <w:szCs w:val="24"/>
              </w:rPr>
            </w:pPr>
            <w:r w:rsidDel="00000000" w:rsidR="00000000" w:rsidRPr="00000000">
              <w:rPr>
                <w:b w:val="1"/>
                <w:bCs w:val="1"/>
                <w:sz w:val="24"/>
                <w:szCs w:val="24"/>
                <w:rtl w:val="0"/>
              </w:rPr>
              <w:t xml:space="preserve">Activity</w:t>
            </w:r>
          </w:p>
        </w:tc>
      </w:tr>
      <w:tr>
        <w:trPr>
          <w:cantSplit w:val="0"/>
          <w:tblHeader w:val="0"/>
        </w:trPr>
        <w:tc>
          <w:tcPr>
            <w:gridSpan w:val="3"/>
            <w:shd w:fill="f3f3f3" w:val="clear"/>
          </w:tcPr>
          <w:p w:rsidR="00000000" w:rsidDel="00000000" w:rsidP="00000000" w:rsidRDefault="00000000" w:rsidRPr="00000000" w14:paraId="000002E9">
            <w:pPr>
              <w:widowControl w:val="0"/>
              <w:spacing w:line="240" w:lineRule="auto"/>
              <w:rPr>
                <w:sz w:val="24"/>
                <w:szCs w:val="24"/>
              </w:rPr>
            </w:pPr>
            <w:r w:rsidDel="00000000" w:rsidR="00000000" w:rsidRPr="00000000">
              <w:rPr>
                <w:b w:val="1"/>
                <w:bCs w:val="1"/>
                <w:sz w:val="24"/>
                <w:szCs w:val="24"/>
                <w:rtl w:val="0"/>
              </w:rPr>
              <w:t xml:space="preserve">Preliminaries </w:t>
            </w:r>
            <w:r w:rsidDel="00000000" w:rsidR="00000000" w:rsidRPr="00000000">
              <w:rPr>
                <w:sz w:val="24"/>
                <w:szCs w:val="24"/>
                <w:rtl w:val="0"/>
              </w:rPr>
              <w:t xml:space="preserve">(20 min)</w:t>
            </w:r>
          </w:p>
        </w:tc>
      </w:tr>
      <w:tr>
        <w:trPr>
          <w:cantSplit w:val="0"/>
          <w:tblHeader w:val="0"/>
        </w:trPr>
        <w:tc>
          <w:tcPr/>
          <w:p w:rsidR="00000000" w:rsidDel="00000000" w:rsidP="00000000" w:rsidRDefault="00000000" w:rsidRPr="00000000" w14:paraId="000002EC">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Introductions (2 min) </w:t>
            </w:r>
          </w:p>
          <w:p w:rsidR="00000000" w:rsidDel="00000000" w:rsidP="00000000" w:rsidRDefault="00000000" w:rsidRPr="00000000" w14:paraId="000002E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Message of Support (5 min)</w:t>
            </w:r>
          </w:p>
        </w:tc>
        <w:tc>
          <w:tcPr/>
          <w:p w:rsidR="00000000" w:rsidDel="00000000" w:rsidP="00000000" w:rsidRDefault="00000000" w:rsidRPr="00000000" w14:paraId="000002F0">
            <w:pPr>
              <w:widowControl w:val="0"/>
              <w:spacing w:line="240" w:lineRule="auto"/>
              <w:rPr>
                <w:sz w:val="24"/>
                <w:szCs w:val="24"/>
              </w:rPr>
            </w:pPr>
            <w:r w:rsidDel="00000000" w:rsidR="00000000" w:rsidRPr="00000000">
              <w:rPr>
                <w:sz w:val="24"/>
                <w:szCs w:val="24"/>
                <w:rtl w:val="0"/>
              </w:rPr>
              <w:t xml:space="preserve">Introductions: Session Chair</w:t>
            </w:r>
          </w:p>
          <w:p w:rsidR="00000000" w:rsidDel="00000000" w:rsidP="00000000" w:rsidRDefault="00000000" w:rsidRPr="00000000" w14:paraId="000002F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F2">
            <w:pPr>
              <w:widowControl w:val="0"/>
              <w:spacing w:line="240" w:lineRule="auto"/>
              <w:rPr>
                <w:color w:val="ff0000"/>
                <w:sz w:val="24"/>
                <w:szCs w:val="24"/>
              </w:rPr>
            </w:pPr>
            <w:r w:rsidDel="00000000" w:rsidR="00000000" w:rsidRPr="00000000">
              <w:rPr>
                <w:sz w:val="24"/>
                <w:szCs w:val="24"/>
                <w:rtl w:val="0"/>
              </w:rPr>
              <w:t xml:space="preserve">Message of Support: </w:t>
            </w:r>
            <w:r w:rsidDel="00000000" w:rsidR="00000000" w:rsidRPr="00000000">
              <w:rPr>
                <w:color w:val="ff0000"/>
                <w:sz w:val="24"/>
                <w:szCs w:val="24"/>
                <w:rtl w:val="0"/>
              </w:rPr>
              <w:t xml:space="preserve">High-level AMS Official</w:t>
            </w:r>
          </w:p>
        </w:tc>
      </w:tr>
      <w:tr>
        <w:trPr>
          <w:cantSplit w:val="0"/>
          <w:tblHeader w:val="0"/>
        </w:trPr>
        <w:tc>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2F4">
            <w:pPr>
              <w:widowControl w:val="0"/>
              <w:spacing w:line="240" w:lineRule="auto"/>
              <w:rPr>
                <w:sz w:val="24"/>
                <w:szCs w:val="24"/>
              </w:rPr>
            </w:pPr>
            <w:r w:rsidDel="00000000" w:rsidR="00000000" w:rsidRPr="00000000">
              <w:rPr>
                <w:sz w:val="24"/>
                <w:szCs w:val="24"/>
                <w:rtl w:val="0"/>
              </w:rPr>
              <w:t xml:space="preserve">About the Breakout Session</w:t>
            </w:r>
          </w:p>
        </w:tc>
        <w:tc>
          <w:tcPr/>
          <w:p w:rsidR="00000000" w:rsidDel="00000000" w:rsidP="00000000" w:rsidRDefault="00000000" w:rsidRPr="00000000" w14:paraId="000002F5">
            <w:pPr>
              <w:widowControl w:val="0"/>
              <w:spacing w:line="240" w:lineRule="auto"/>
              <w:rPr>
                <w:sz w:val="24"/>
                <w:szCs w:val="24"/>
              </w:rPr>
            </w:pPr>
            <w:r w:rsidDel="00000000" w:rsidR="00000000" w:rsidRPr="00000000">
              <w:rPr>
                <w:sz w:val="24"/>
                <w:szCs w:val="24"/>
                <w:rtl w:val="0"/>
              </w:rPr>
              <w:t xml:space="preserve">Session Chair</w:t>
            </w:r>
          </w:p>
        </w:tc>
      </w:tr>
      <w:tr>
        <w:trPr>
          <w:cantSplit w:val="0"/>
          <w:trHeight w:val="440" w:hRule="atLeast"/>
          <w:tblHeader w:val="0"/>
        </w:trPr>
        <w:tc>
          <w:tcPr>
            <w:gridSpan w:val="3"/>
            <w:shd w:fill="f3f3f3" w:val="clear"/>
          </w:tcPr>
          <w:p w:rsidR="00000000" w:rsidDel="00000000" w:rsidP="00000000" w:rsidRDefault="00000000" w:rsidRPr="00000000" w14:paraId="000002F6">
            <w:pPr>
              <w:widowControl w:val="0"/>
              <w:spacing w:line="240" w:lineRule="auto"/>
              <w:rPr>
                <w:sz w:val="24"/>
                <w:szCs w:val="24"/>
              </w:rPr>
            </w:pPr>
            <w:r w:rsidDel="00000000" w:rsidR="00000000" w:rsidRPr="00000000">
              <w:rPr>
                <w:sz w:val="24"/>
                <w:szCs w:val="24"/>
                <w:rtl w:val="0"/>
              </w:rPr>
              <w:t xml:space="preserve">Topic 1: </w:t>
            </w:r>
            <w:r w:rsidDel="00000000" w:rsidR="00000000" w:rsidRPr="00000000">
              <w:rPr>
                <w:b w:val="1"/>
                <w:bCs w:val="1"/>
                <w:sz w:val="24"/>
                <w:szCs w:val="24"/>
                <w:rtl w:val="0"/>
              </w:rPr>
              <w:t xml:space="preserve">The Role of Science, Tradition, and Policy in Strengthening AHP Governance Frameworks </w:t>
            </w:r>
            <w:r w:rsidDel="00000000" w:rsidR="00000000" w:rsidRPr="00000000">
              <w:rPr>
                <w:sz w:val="24"/>
                <w:szCs w:val="24"/>
                <w:rtl w:val="0"/>
              </w:rPr>
              <w:t xml:space="preserve">(45 min)</w:t>
            </w:r>
          </w:p>
        </w:tc>
      </w:tr>
      <w:tr>
        <w:trPr>
          <w:cantSplit w:val="0"/>
          <w:tblHeader w:val="0"/>
        </w:trPr>
        <w:tc>
          <w:tcPr/>
          <w:p w:rsidR="00000000" w:rsidDel="00000000" w:rsidP="00000000" w:rsidRDefault="00000000" w:rsidRPr="00000000" w14:paraId="000002F9">
            <w:pPr>
              <w:widowControl w:val="0"/>
              <w:spacing w:line="240" w:lineRule="auto"/>
              <w:rPr>
                <w:sz w:val="24"/>
                <w:szCs w:val="24"/>
              </w:rPr>
            </w:pPr>
            <w:r w:rsidDel="00000000" w:rsidR="00000000" w:rsidRPr="00000000">
              <w:rPr>
                <w:sz w:val="24"/>
                <w:szCs w:val="24"/>
                <w:rtl w:val="0"/>
              </w:rPr>
              <w:t xml:space="preserve">5 min</w:t>
            </w:r>
          </w:p>
        </w:tc>
        <w:tc>
          <w:tcPr/>
          <w:p w:rsidR="00000000" w:rsidDel="00000000" w:rsidP="00000000" w:rsidRDefault="00000000" w:rsidRPr="00000000" w14:paraId="000002FA">
            <w:pPr>
              <w:widowControl w:val="0"/>
              <w:spacing w:line="240" w:lineRule="auto"/>
              <w:rPr>
                <w:sz w:val="24"/>
                <w:szCs w:val="24"/>
              </w:rPr>
            </w:pPr>
            <w:r w:rsidDel="00000000" w:rsidR="00000000" w:rsidRPr="00000000">
              <w:rPr>
                <w:sz w:val="24"/>
                <w:szCs w:val="24"/>
                <w:rtl w:val="0"/>
              </w:rPr>
              <w:t xml:space="preserve">Scene-setting and Introduction of Resource Persons (RP)</w:t>
            </w:r>
          </w:p>
        </w:tc>
        <w:tc>
          <w:tcPr/>
          <w:p w:rsidR="00000000" w:rsidDel="00000000" w:rsidP="00000000" w:rsidRDefault="00000000" w:rsidRPr="00000000" w14:paraId="000002FB">
            <w:pPr>
              <w:widowControl w:val="0"/>
              <w:spacing w:line="240" w:lineRule="auto"/>
              <w:rPr>
                <w:sz w:val="24"/>
                <w:szCs w:val="24"/>
              </w:rPr>
            </w:pPr>
            <w:r w:rsidDel="00000000" w:rsidR="00000000" w:rsidRPr="00000000">
              <w:rPr>
                <w:sz w:val="24"/>
                <w:szCs w:val="24"/>
                <w:rtl w:val="0"/>
              </w:rPr>
              <w:t xml:space="preserve">Moderator</w:t>
            </w:r>
          </w:p>
        </w:tc>
      </w:tr>
      <w:tr>
        <w:trPr>
          <w:cantSplit w:val="0"/>
          <w:tblHeader w:val="0"/>
        </w:trPr>
        <w:tc>
          <w:tcPr/>
          <w:p w:rsidR="00000000" w:rsidDel="00000000" w:rsidP="00000000" w:rsidRDefault="00000000" w:rsidRPr="00000000" w14:paraId="000002FC">
            <w:pPr>
              <w:widowControl w:val="0"/>
              <w:spacing w:line="240" w:lineRule="auto"/>
              <w:rPr>
                <w:sz w:val="24"/>
                <w:szCs w:val="24"/>
              </w:rPr>
            </w:pPr>
            <w:r w:rsidDel="00000000" w:rsidR="00000000" w:rsidRPr="00000000">
              <w:rPr>
                <w:sz w:val="24"/>
                <w:szCs w:val="24"/>
                <w:rtl w:val="0"/>
              </w:rPr>
              <w:t xml:space="preserve">30 min</w:t>
            </w:r>
          </w:p>
        </w:tc>
        <w:tc>
          <w:tcPr/>
          <w:p w:rsidR="00000000" w:rsidDel="00000000" w:rsidP="00000000" w:rsidRDefault="00000000" w:rsidRPr="00000000" w14:paraId="000002FD">
            <w:pPr>
              <w:widowControl w:val="0"/>
              <w:spacing w:line="240" w:lineRule="auto"/>
              <w:rPr>
                <w:sz w:val="24"/>
                <w:szCs w:val="24"/>
              </w:rPr>
            </w:pPr>
            <w:r w:rsidDel="00000000" w:rsidR="00000000" w:rsidRPr="00000000">
              <w:rPr>
                <w:sz w:val="24"/>
                <w:szCs w:val="24"/>
                <w:rtl w:val="0"/>
              </w:rPr>
              <w:t xml:space="preserve">Gamified Case Study Presentations</w:t>
            </w:r>
          </w:p>
          <w:p w:rsidR="00000000" w:rsidDel="00000000" w:rsidP="00000000" w:rsidRDefault="00000000" w:rsidRPr="00000000" w14:paraId="000002FE">
            <w:pPr>
              <w:widowControl w:val="0"/>
              <w:numPr>
                <w:ilvl w:val="0"/>
                <w:numId w:val="18"/>
              </w:numPr>
              <w:spacing w:line="240" w:lineRule="auto"/>
              <w:ind w:left="720" w:hanging="360"/>
              <w:rPr>
                <w:sz w:val="24"/>
                <w:szCs w:val="24"/>
              </w:rPr>
            </w:pPr>
            <w:r w:rsidDel="00000000" w:rsidR="00000000" w:rsidRPr="00000000">
              <w:rPr>
                <w:sz w:val="24"/>
                <w:szCs w:val="24"/>
                <w:rtl w:val="0"/>
              </w:rPr>
              <w:t xml:space="preserve">RP 1 (6 min)</w:t>
            </w:r>
          </w:p>
          <w:p w:rsidR="00000000" w:rsidDel="00000000" w:rsidP="00000000" w:rsidRDefault="00000000" w:rsidRPr="00000000" w14:paraId="000002FF">
            <w:pPr>
              <w:widowControl w:val="0"/>
              <w:numPr>
                <w:ilvl w:val="0"/>
                <w:numId w:val="18"/>
              </w:numPr>
              <w:spacing w:line="240" w:lineRule="auto"/>
              <w:ind w:left="720" w:hanging="360"/>
              <w:rPr>
                <w:sz w:val="24"/>
                <w:szCs w:val="24"/>
              </w:rPr>
            </w:pPr>
            <w:r w:rsidDel="00000000" w:rsidR="00000000" w:rsidRPr="00000000">
              <w:rPr>
                <w:sz w:val="24"/>
                <w:szCs w:val="24"/>
                <w:rtl w:val="0"/>
              </w:rPr>
              <w:t xml:space="preserve">RP 2 (6 min)</w:t>
            </w:r>
          </w:p>
          <w:p w:rsidR="00000000" w:rsidDel="00000000" w:rsidP="00000000" w:rsidRDefault="00000000" w:rsidRPr="00000000" w14:paraId="00000300">
            <w:pPr>
              <w:widowControl w:val="0"/>
              <w:numPr>
                <w:ilvl w:val="0"/>
                <w:numId w:val="18"/>
              </w:numPr>
              <w:spacing w:line="240" w:lineRule="auto"/>
              <w:ind w:left="720" w:hanging="360"/>
              <w:rPr>
                <w:sz w:val="24"/>
                <w:szCs w:val="24"/>
              </w:rPr>
            </w:pPr>
            <w:r w:rsidDel="00000000" w:rsidR="00000000" w:rsidRPr="00000000">
              <w:rPr>
                <w:sz w:val="24"/>
                <w:szCs w:val="24"/>
                <w:rtl w:val="0"/>
              </w:rPr>
              <w:t xml:space="preserve">RP 3 (6 min)</w:t>
            </w:r>
          </w:p>
          <w:p w:rsidR="00000000" w:rsidDel="00000000" w:rsidP="00000000" w:rsidRDefault="00000000" w:rsidRPr="00000000" w14:paraId="00000301">
            <w:pPr>
              <w:widowControl w:val="0"/>
              <w:numPr>
                <w:ilvl w:val="0"/>
                <w:numId w:val="18"/>
              </w:numPr>
              <w:spacing w:line="240" w:lineRule="auto"/>
              <w:ind w:left="720" w:hanging="360"/>
              <w:rPr>
                <w:sz w:val="24"/>
                <w:szCs w:val="24"/>
              </w:rPr>
            </w:pPr>
            <w:r w:rsidDel="00000000" w:rsidR="00000000" w:rsidRPr="00000000">
              <w:rPr>
                <w:sz w:val="24"/>
                <w:szCs w:val="24"/>
                <w:rtl w:val="0"/>
              </w:rPr>
              <w:t xml:space="preserve">RP 4 (6 min)</w:t>
            </w:r>
          </w:p>
        </w:tc>
        <w:tc>
          <w:tcPr/>
          <w:p w:rsidR="00000000" w:rsidDel="00000000" w:rsidP="00000000" w:rsidRDefault="00000000" w:rsidRPr="00000000" w14:paraId="00000302">
            <w:pPr>
              <w:widowControl w:val="0"/>
              <w:spacing w:after="20" w:before="20" w:line="240" w:lineRule="auto"/>
              <w:rPr>
                <w:sz w:val="24"/>
                <w:szCs w:val="24"/>
              </w:rPr>
            </w:pPr>
            <w:r w:rsidDel="00000000" w:rsidR="00000000" w:rsidRPr="00000000">
              <w:rPr>
                <w:sz w:val="24"/>
                <w:szCs w:val="24"/>
                <w:rtl w:val="0"/>
              </w:rPr>
              <w:t xml:space="preserve">Confirmed RPs</w:t>
            </w:r>
          </w:p>
        </w:tc>
      </w:tr>
      <w:tr>
        <w:trPr>
          <w:cantSplit w:val="0"/>
          <w:tblHeader w:val="0"/>
        </w:trPr>
        <w:tc>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10 min</w:t>
            </w:r>
          </w:p>
        </w:tc>
        <w:tc>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Audience Activity</w:t>
            </w:r>
          </w:p>
          <w:p w:rsidR="00000000" w:rsidDel="00000000" w:rsidP="00000000" w:rsidRDefault="00000000" w:rsidRPr="00000000" w14:paraId="00000305">
            <w:pPr>
              <w:widowControl w:val="0"/>
              <w:numPr>
                <w:ilvl w:val="0"/>
                <w:numId w:val="44"/>
              </w:numPr>
              <w:spacing w:line="240" w:lineRule="auto"/>
              <w:ind w:left="720" w:hanging="360"/>
              <w:rPr>
                <w:sz w:val="24"/>
                <w:szCs w:val="24"/>
              </w:rPr>
            </w:pPr>
            <w:r w:rsidDel="00000000" w:rsidR="00000000" w:rsidRPr="00000000">
              <w:rPr>
                <w:sz w:val="24"/>
                <w:szCs w:val="24"/>
                <w:rtl w:val="0"/>
              </w:rPr>
              <w:t xml:space="preserve">Short Q&amp;A (1-2 questions)</w:t>
            </w:r>
          </w:p>
          <w:p w:rsidR="00000000" w:rsidDel="00000000" w:rsidP="00000000" w:rsidRDefault="00000000" w:rsidRPr="00000000" w14:paraId="00000306">
            <w:pPr>
              <w:widowControl w:val="0"/>
              <w:numPr>
                <w:ilvl w:val="0"/>
                <w:numId w:val="44"/>
              </w:numPr>
              <w:spacing w:line="240" w:lineRule="auto"/>
              <w:ind w:left="720" w:hanging="360"/>
              <w:rPr>
                <w:sz w:val="24"/>
                <w:szCs w:val="24"/>
              </w:rPr>
            </w:pPr>
            <w:r w:rsidDel="00000000" w:rsidR="00000000" w:rsidRPr="00000000">
              <w:rPr>
                <w:sz w:val="24"/>
                <w:szCs w:val="24"/>
                <w:rtl w:val="0"/>
              </w:rPr>
              <w:t xml:space="preserve">Harvest Wall</w:t>
            </w:r>
          </w:p>
        </w:tc>
        <w:tc>
          <w:tcPr/>
          <w:p w:rsidR="00000000" w:rsidDel="00000000" w:rsidP="00000000" w:rsidRDefault="00000000" w:rsidRPr="00000000" w14:paraId="00000307">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3"/>
            <w:shd w:fill="f3f3f3" w:val="clear"/>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Topic 2: </w:t>
            </w:r>
            <w:r w:rsidDel="00000000" w:rsidR="00000000" w:rsidRPr="00000000">
              <w:rPr>
                <w:b w:val="1"/>
                <w:bCs w:val="1"/>
                <w:sz w:val="24"/>
                <w:szCs w:val="24"/>
                <w:rtl w:val="0"/>
              </w:rPr>
              <w:t xml:space="preserve">Transformation of Institutional and Community Mindsets Towards Inclusive AHP Governance  </w:t>
            </w:r>
            <w:r w:rsidDel="00000000" w:rsidR="00000000" w:rsidRPr="00000000">
              <w:rPr>
                <w:sz w:val="24"/>
                <w:szCs w:val="24"/>
                <w:rtl w:val="0"/>
              </w:rPr>
              <w:t xml:space="preserve">(45 min)</w:t>
            </w:r>
          </w:p>
        </w:tc>
      </w:tr>
      <w:tr>
        <w:trPr>
          <w:cantSplit w:val="0"/>
          <w:tblHeader w:val="0"/>
        </w:trPr>
        <w:tc>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5 min</w:t>
            </w:r>
          </w:p>
        </w:tc>
        <w:tc>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Scene-setting and Introduction of RPs</w:t>
            </w:r>
          </w:p>
        </w:tc>
        <w:tc>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Moderator</w:t>
            </w:r>
          </w:p>
        </w:tc>
      </w:tr>
      <w:tr>
        <w:trPr>
          <w:cantSplit w:val="0"/>
          <w:tblHeader w:val="0"/>
        </w:trPr>
        <w:tc>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30 min</w:t>
            </w:r>
          </w:p>
        </w:tc>
        <w:tc>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Guided Storytelling</w:t>
            </w:r>
          </w:p>
          <w:p w:rsidR="00000000" w:rsidDel="00000000" w:rsidP="00000000" w:rsidRDefault="00000000" w:rsidRPr="00000000" w14:paraId="00000310">
            <w:pPr>
              <w:widowControl w:val="0"/>
              <w:numPr>
                <w:ilvl w:val="0"/>
                <w:numId w:val="67"/>
              </w:numPr>
              <w:spacing w:line="240" w:lineRule="auto"/>
              <w:ind w:left="720" w:hanging="360"/>
              <w:rPr>
                <w:sz w:val="24"/>
                <w:szCs w:val="24"/>
              </w:rPr>
            </w:pPr>
            <w:r w:rsidDel="00000000" w:rsidR="00000000" w:rsidRPr="00000000">
              <w:rPr>
                <w:sz w:val="24"/>
                <w:szCs w:val="24"/>
                <w:rtl w:val="0"/>
              </w:rPr>
              <w:t xml:space="preserve">RP 1 (7 min)</w:t>
            </w:r>
          </w:p>
          <w:p w:rsidR="00000000" w:rsidDel="00000000" w:rsidP="00000000" w:rsidRDefault="00000000" w:rsidRPr="00000000" w14:paraId="00000311">
            <w:pPr>
              <w:widowControl w:val="0"/>
              <w:numPr>
                <w:ilvl w:val="0"/>
                <w:numId w:val="67"/>
              </w:numPr>
              <w:spacing w:line="240" w:lineRule="auto"/>
              <w:ind w:left="720" w:hanging="360"/>
              <w:rPr>
                <w:sz w:val="24"/>
                <w:szCs w:val="24"/>
              </w:rPr>
            </w:pPr>
            <w:r w:rsidDel="00000000" w:rsidR="00000000" w:rsidRPr="00000000">
              <w:rPr>
                <w:sz w:val="24"/>
                <w:szCs w:val="24"/>
                <w:rtl w:val="0"/>
              </w:rPr>
              <w:t xml:space="preserve">RP 2 (7 min)</w:t>
            </w:r>
          </w:p>
          <w:p w:rsidR="00000000" w:rsidDel="00000000" w:rsidP="00000000" w:rsidRDefault="00000000" w:rsidRPr="00000000" w14:paraId="00000312">
            <w:pPr>
              <w:widowControl w:val="0"/>
              <w:numPr>
                <w:ilvl w:val="0"/>
                <w:numId w:val="67"/>
              </w:numPr>
              <w:spacing w:line="240" w:lineRule="auto"/>
              <w:ind w:left="720" w:hanging="360"/>
              <w:rPr>
                <w:sz w:val="24"/>
                <w:szCs w:val="24"/>
              </w:rPr>
            </w:pPr>
            <w:r w:rsidDel="00000000" w:rsidR="00000000" w:rsidRPr="00000000">
              <w:rPr>
                <w:sz w:val="24"/>
                <w:szCs w:val="24"/>
                <w:rtl w:val="0"/>
              </w:rPr>
              <w:t xml:space="preserve">RP 3 (7 min)</w:t>
            </w:r>
          </w:p>
        </w:tc>
        <w:tc>
          <w:tcPr/>
          <w:p w:rsidR="00000000" w:rsidDel="00000000" w:rsidP="00000000" w:rsidRDefault="00000000" w:rsidRPr="00000000" w14:paraId="00000313">
            <w:pPr>
              <w:widowControl w:val="0"/>
              <w:spacing w:after="20" w:before="20" w:line="240" w:lineRule="auto"/>
              <w:rPr>
                <w:sz w:val="24"/>
                <w:szCs w:val="24"/>
              </w:rPr>
            </w:pPr>
            <w:r w:rsidDel="00000000" w:rsidR="00000000" w:rsidRPr="00000000">
              <w:rPr>
                <w:sz w:val="24"/>
                <w:szCs w:val="24"/>
                <w:rtl w:val="0"/>
              </w:rPr>
              <w:t xml:space="preserve">Confirmed RPs</w:t>
            </w:r>
          </w:p>
        </w:tc>
      </w:tr>
      <w:tr>
        <w:trPr>
          <w:cantSplit w:val="0"/>
          <w:tblHeader w:val="0"/>
        </w:trPr>
        <w:tc>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10 min</w:t>
            </w:r>
          </w:p>
        </w:tc>
        <w:tc>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Audience Activity</w:t>
            </w:r>
          </w:p>
          <w:p w:rsidR="00000000" w:rsidDel="00000000" w:rsidP="00000000" w:rsidRDefault="00000000" w:rsidRPr="00000000" w14:paraId="00000316">
            <w:pPr>
              <w:widowControl w:val="0"/>
              <w:numPr>
                <w:ilvl w:val="0"/>
                <w:numId w:val="44"/>
              </w:numPr>
              <w:spacing w:line="240" w:lineRule="auto"/>
              <w:ind w:left="720" w:hanging="360"/>
              <w:rPr>
                <w:sz w:val="24"/>
                <w:szCs w:val="24"/>
              </w:rPr>
            </w:pPr>
            <w:r w:rsidDel="00000000" w:rsidR="00000000" w:rsidRPr="00000000">
              <w:rPr>
                <w:sz w:val="24"/>
                <w:szCs w:val="24"/>
                <w:rtl w:val="0"/>
              </w:rPr>
              <w:t xml:space="preserve">Short Q&amp;A (1-2 questions)</w:t>
            </w:r>
          </w:p>
          <w:p w:rsidR="00000000" w:rsidDel="00000000" w:rsidP="00000000" w:rsidRDefault="00000000" w:rsidRPr="00000000" w14:paraId="00000317">
            <w:pPr>
              <w:widowControl w:val="0"/>
              <w:numPr>
                <w:ilvl w:val="0"/>
                <w:numId w:val="44"/>
              </w:numPr>
              <w:spacing w:line="240" w:lineRule="auto"/>
              <w:ind w:left="720" w:hanging="360"/>
              <w:rPr>
                <w:sz w:val="24"/>
                <w:szCs w:val="24"/>
              </w:rPr>
            </w:pPr>
            <w:r w:rsidDel="00000000" w:rsidR="00000000" w:rsidRPr="00000000">
              <w:rPr>
                <w:sz w:val="24"/>
                <w:szCs w:val="24"/>
                <w:rtl w:val="0"/>
              </w:rPr>
              <w:t xml:space="preserve">Harvest Wall</w:t>
            </w:r>
          </w:p>
        </w:tc>
        <w:tc>
          <w:tcPr/>
          <w:p w:rsidR="00000000" w:rsidDel="00000000" w:rsidP="00000000" w:rsidRDefault="00000000" w:rsidRPr="00000000" w14:paraId="00000318">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3"/>
            <w:shd w:fill="f3f3f3" w:val="clear"/>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Topic 3: </w:t>
            </w:r>
            <w:r w:rsidDel="00000000" w:rsidR="00000000" w:rsidRPr="00000000">
              <w:rPr>
                <w:b w:val="1"/>
                <w:bCs w:val="1"/>
                <w:sz w:val="24"/>
                <w:szCs w:val="24"/>
                <w:rtl w:val="0"/>
              </w:rPr>
              <w:t xml:space="preserve">Advocacy and Public Engagement to Amplify AHP Conservation </w:t>
            </w:r>
            <w:r w:rsidDel="00000000" w:rsidR="00000000" w:rsidRPr="00000000">
              <w:rPr>
                <w:sz w:val="24"/>
                <w:szCs w:val="24"/>
                <w:rtl w:val="0"/>
              </w:rPr>
              <w:t xml:space="preserve">(45 min)</w:t>
            </w:r>
          </w:p>
        </w:tc>
      </w:tr>
      <w:tr>
        <w:trPr>
          <w:cantSplit w:val="0"/>
          <w:tblHeader w:val="0"/>
        </w:trPr>
        <w:tc>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5 min</w:t>
            </w:r>
          </w:p>
        </w:tc>
        <w:tc>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Scene-setting and Introduction of RPs</w:t>
            </w:r>
          </w:p>
        </w:tc>
        <w:tc>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Moderator</w:t>
            </w:r>
          </w:p>
        </w:tc>
      </w:tr>
      <w:tr>
        <w:trPr>
          <w:cantSplit w:val="0"/>
          <w:tblHeader w:val="0"/>
        </w:trPr>
        <w:tc>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30 min</w:t>
            </w:r>
          </w:p>
        </w:tc>
        <w:tc>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Media Showcase</w:t>
            </w:r>
          </w:p>
          <w:p w:rsidR="00000000" w:rsidDel="00000000" w:rsidP="00000000" w:rsidRDefault="00000000" w:rsidRPr="00000000" w14:paraId="00000321">
            <w:pPr>
              <w:widowControl w:val="0"/>
              <w:numPr>
                <w:ilvl w:val="0"/>
                <w:numId w:val="17"/>
              </w:numPr>
              <w:spacing w:line="240" w:lineRule="auto"/>
              <w:ind w:left="720" w:hanging="360"/>
              <w:rPr>
                <w:sz w:val="24"/>
                <w:szCs w:val="24"/>
              </w:rPr>
            </w:pPr>
            <w:r w:rsidDel="00000000" w:rsidR="00000000" w:rsidRPr="00000000">
              <w:rPr>
                <w:sz w:val="24"/>
                <w:szCs w:val="24"/>
                <w:rtl w:val="0"/>
              </w:rPr>
              <w:t xml:space="preserve">RP 1 (6 min)</w:t>
            </w:r>
          </w:p>
          <w:p w:rsidR="00000000" w:rsidDel="00000000" w:rsidP="00000000" w:rsidRDefault="00000000" w:rsidRPr="00000000" w14:paraId="00000322">
            <w:pPr>
              <w:widowControl w:val="0"/>
              <w:numPr>
                <w:ilvl w:val="0"/>
                <w:numId w:val="17"/>
              </w:numPr>
              <w:spacing w:line="240" w:lineRule="auto"/>
              <w:ind w:left="720" w:hanging="360"/>
              <w:rPr>
                <w:sz w:val="24"/>
                <w:szCs w:val="24"/>
              </w:rPr>
            </w:pPr>
            <w:r w:rsidDel="00000000" w:rsidR="00000000" w:rsidRPr="00000000">
              <w:rPr>
                <w:sz w:val="24"/>
                <w:szCs w:val="24"/>
                <w:rtl w:val="0"/>
              </w:rPr>
              <w:t xml:space="preserve">RP 2 (6 min)</w:t>
            </w:r>
          </w:p>
          <w:p w:rsidR="00000000" w:rsidDel="00000000" w:rsidP="00000000" w:rsidRDefault="00000000" w:rsidRPr="00000000" w14:paraId="00000323">
            <w:pPr>
              <w:widowControl w:val="0"/>
              <w:numPr>
                <w:ilvl w:val="0"/>
                <w:numId w:val="17"/>
              </w:numPr>
              <w:spacing w:line="240" w:lineRule="auto"/>
              <w:ind w:left="720" w:hanging="360"/>
              <w:rPr>
                <w:sz w:val="24"/>
                <w:szCs w:val="24"/>
              </w:rPr>
            </w:pPr>
            <w:r w:rsidDel="00000000" w:rsidR="00000000" w:rsidRPr="00000000">
              <w:rPr>
                <w:sz w:val="24"/>
                <w:szCs w:val="24"/>
                <w:rtl w:val="0"/>
              </w:rPr>
              <w:t xml:space="preserve">RP 3 (6 min)</w:t>
            </w:r>
          </w:p>
          <w:p w:rsidR="00000000" w:rsidDel="00000000" w:rsidP="00000000" w:rsidRDefault="00000000" w:rsidRPr="00000000" w14:paraId="00000324">
            <w:pPr>
              <w:widowControl w:val="0"/>
              <w:numPr>
                <w:ilvl w:val="0"/>
                <w:numId w:val="17"/>
              </w:numPr>
              <w:spacing w:line="240" w:lineRule="auto"/>
              <w:ind w:left="720" w:hanging="360"/>
              <w:rPr>
                <w:sz w:val="24"/>
                <w:szCs w:val="24"/>
              </w:rPr>
            </w:pPr>
            <w:r w:rsidDel="00000000" w:rsidR="00000000" w:rsidRPr="00000000">
              <w:rPr>
                <w:sz w:val="24"/>
                <w:szCs w:val="24"/>
                <w:rtl w:val="0"/>
              </w:rPr>
              <w:t xml:space="preserve">RP 4 (6 min)</w:t>
            </w:r>
          </w:p>
        </w:tc>
        <w:tc>
          <w:tcPr/>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Confirmed RPs</w:t>
            </w:r>
          </w:p>
        </w:tc>
      </w:tr>
      <w:tr>
        <w:trPr>
          <w:cantSplit w:val="0"/>
          <w:tblHeader w:val="0"/>
        </w:trPr>
        <w:tc>
          <w:tcPr/>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10 min</w:t>
            </w:r>
          </w:p>
        </w:tc>
        <w:tc>
          <w:tcPr/>
          <w:p w:rsidR="00000000" w:rsidDel="00000000" w:rsidP="00000000" w:rsidRDefault="00000000" w:rsidRPr="00000000" w14:paraId="00000327">
            <w:pPr>
              <w:widowControl w:val="0"/>
              <w:spacing w:line="240" w:lineRule="auto"/>
              <w:rPr>
                <w:sz w:val="24"/>
                <w:szCs w:val="24"/>
              </w:rPr>
            </w:pPr>
            <w:r w:rsidDel="00000000" w:rsidR="00000000" w:rsidRPr="00000000">
              <w:rPr>
                <w:sz w:val="24"/>
                <w:szCs w:val="24"/>
                <w:rtl w:val="0"/>
              </w:rPr>
              <w:t xml:space="preserve">Audience Activity</w:t>
            </w:r>
          </w:p>
          <w:p w:rsidR="00000000" w:rsidDel="00000000" w:rsidP="00000000" w:rsidRDefault="00000000" w:rsidRPr="00000000" w14:paraId="00000328">
            <w:pPr>
              <w:widowControl w:val="0"/>
              <w:numPr>
                <w:ilvl w:val="0"/>
                <w:numId w:val="44"/>
              </w:numPr>
              <w:spacing w:line="240" w:lineRule="auto"/>
              <w:ind w:left="720" w:hanging="360"/>
              <w:rPr>
                <w:sz w:val="24"/>
                <w:szCs w:val="24"/>
              </w:rPr>
            </w:pPr>
            <w:r w:rsidDel="00000000" w:rsidR="00000000" w:rsidRPr="00000000">
              <w:rPr>
                <w:sz w:val="24"/>
                <w:szCs w:val="24"/>
                <w:rtl w:val="0"/>
              </w:rPr>
              <w:t xml:space="preserve">Short Q&amp;A (1-2 questions)</w:t>
            </w:r>
          </w:p>
          <w:p w:rsidR="00000000" w:rsidDel="00000000" w:rsidP="00000000" w:rsidRDefault="00000000" w:rsidRPr="00000000" w14:paraId="00000329">
            <w:pPr>
              <w:widowControl w:val="0"/>
              <w:numPr>
                <w:ilvl w:val="0"/>
                <w:numId w:val="44"/>
              </w:numPr>
              <w:spacing w:line="240" w:lineRule="auto"/>
              <w:ind w:left="720" w:hanging="360"/>
              <w:rPr>
                <w:sz w:val="24"/>
                <w:szCs w:val="24"/>
              </w:rPr>
            </w:pPr>
            <w:r w:rsidDel="00000000" w:rsidR="00000000" w:rsidRPr="00000000">
              <w:rPr>
                <w:sz w:val="24"/>
                <w:szCs w:val="24"/>
                <w:rtl w:val="0"/>
              </w:rPr>
              <w:t xml:space="preserve">Harvest Wall</w:t>
            </w:r>
          </w:p>
        </w:tc>
        <w:tc>
          <w:tcPr/>
          <w:p w:rsidR="00000000" w:rsidDel="00000000" w:rsidP="00000000" w:rsidRDefault="00000000" w:rsidRPr="00000000" w14:paraId="0000032A">
            <w:pPr>
              <w:widowControl w:val="0"/>
              <w:spacing w:line="240" w:lineRule="auto"/>
              <w:rPr>
                <w:sz w:val="24"/>
                <w:szCs w:val="24"/>
              </w:rPr>
            </w:pPr>
            <w:r w:rsidDel="00000000" w:rsidR="00000000" w:rsidRPr="00000000">
              <w:rPr>
                <w:rtl w:val="0"/>
              </w:rPr>
            </w:r>
          </w:p>
        </w:tc>
      </w:tr>
      <w:tr>
        <w:trPr>
          <w:cantSplit w:val="0"/>
          <w:trHeight w:val="440" w:hRule="atLeast"/>
          <w:tblHeader w:val="0"/>
        </w:trPr>
        <w:tc>
          <w:tcPr>
            <w:gridSpan w:val="3"/>
            <w:shd w:fill="f3f3f3" w:val="clear"/>
          </w:tcPr>
          <w:p w:rsidR="00000000" w:rsidDel="00000000" w:rsidP="00000000" w:rsidRDefault="00000000" w:rsidRPr="00000000" w14:paraId="0000032B">
            <w:pPr>
              <w:widowControl w:val="0"/>
              <w:spacing w:line="240" w:lineRule="auto"/>
              <w:rPr>
                <w:b w:val="1"/>
                <w:bCs w:val="1"/>
                <w:sz w:val="24"/>
                <w:szCs w:val="24"/>
              </w:rPr>
            </w:pPr>
            <w:r w:rsidDel="00000000" w:rsidR="00000000" w:rsidRPr="00000000">
              <w:rPr>
                <w:b w:val="1"/>
                <w:bCs w:val="1"/>
                <w:sz w:val="24"/>
                <w:szCs w:val="24"/>
                <w:rtl w:val="0"/>
              </w:rPr>
              <w:t xml:space="preserve">Closing</w:t>
            </w:r>
          </w:p>
        </w:tc>
      </w:tr>
      <w:tr>
        <w:trPr>
          <w:cantSplit w:val="0"/>
          <w:tblHeader w:val="0"/>
        </w:trPr>
        <w:tc>
          <w:tcPr/>
          <w:p w:rsidR="00000000" w:rsidDel="00000000" w:rsidP="00000000" w:rsidRDefault="00000000" w:rsidRPr="00000000" w14:paraId="0000032E">
            <w:pPr>
              <w:widowControl w:val="0"/>
              <w:spacing w:line="240" w:lineRule="auto"/>
              <w:rPr>
                <w:sz w:val="24"/>
                <w:szCs w:val="24"/>
              </w:rPr>
            </w:pPr>
            <w:r w:rsidDel="00000000" w:rsidR="00000000" w:rsidRPr="00000000">
              <w:rPr>
                <w:sz w:val="24"/>
                <w:szCs w:val="24"/>
                <w:rtl w:val="0"/>
              </w:rPr>
              <w:t xml:space="preserve">10 min</w:t>
            </w:r>
          </w:p>
        </w:tc>
        <w:tc>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Commitment Setting</w:t>
            </w:r>
          </w:p>
        </w:tc>
        <w:tc>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Session Chair</w:t>
            </w:r>
          </w:p>
        </w:tc>
      </w:tr>
      <w:tr>
        <w:trPr>
          <w:cantSplit w:val="0"/>
          <w:tblHeader w:val="0"/>
        </w:trPr>
        <w:tc>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10 mins</w:t>
            </w:r>
          </w:p>
        </w:tc>
        <w:tc>
          <w:tcPr/>
          <w:p w:rsidR="00000000" w:rsidDel="00000000" w:rsidP="00000000" w:rsidRDefault="00000000" w:rsidRPr="00000000" w14:paraId="00000332">
            <w:pPr>
              <w:widowControl w:val="0"/>
              <w:spacing w:line="240" w:lineRule="auto"/>
              <w:rPr>
                <w:sz w:val="24"/>
                <w:szCs w:val="24"/>
              </w:rPr>
            </w:pPr>
            <w:r w:rsidDel="00000000" w:rsidR="00000000" w:rsidRPr="00000000">
              <w:rPr>
                <w:sz w:val="24"/>
                <w:szCs w:val="24"/>
                <w:rtl w:val="0"/>
              </w:rPr>
              <w:t xml:space="preserve">Synthesis, Awarding of Certificates, and Photo Opportunity</w:t>
            </w:r>
          </w:p>
        </w:tc>
        <w:tc>
          <w:tcPr/>
          <w:p w:rsidR="00000000" w:rsidDel="00000000" w:rsidP="00000000" w:rsidRDefault="00000000" w:rsidRPr="00000000" w14:paraId="00000333">
            <w:pPr>
              <w:widowControl w:val="0"/>
              <w:spacing w:line="240" w:lineRule="auto"/>
              <w:rPr>
                <w:sz w:val="24"/>
                <w:szCs w:val="24"/>
              </w:rPr>
            </w:pPr>
            <w:r w:rsidDel="00000000" w:rsidR="00000000" w:rsidRPr="00000000">
              <w:rPr>
                <w:sz w:val="24"/>
                <w:szCs w:val="24"/>
                <w:rtl w:val="0"/>
              </w:rPr>
              <w:t xml:space="preserve">Synthesis: Moderator</w:t>
            </w:r>
          </w:p>
          <w:p w:rsidR="00000000" w:rsidDel="00000000" w:rsidP="00000000" w:rsidRDefault="00000000" w:rsidRPr="00000000" w14:paraId="000003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35">
            <w:pPr>
              <w:widowControl w:val="0"/>
              <w:spacing w:line="240" w:lineRule="auto"/>
              <w:rPr>
                <w:sz w:val="24"/>
                <w:szCs w:val="24"/>
              </w:rPr>
            </w:pPr>
            <w:r w:rsidDel="00000000" w:rsidR="00000000" w:rsidRPr="00000000">
              <w:rPr>
                <w:sz w:val="24"/>
                <w:szCs w:val="24"/>
                <w:rtl w:val="0"/>
              </w:rPr>
              <w:t xml:space="preserve">Awarding: Session Chair and RPs</w:t>
            </w:r>
          </w:p>
          <w:p w:rsidR="00000000" w:rsidDel="00000000" w:rsidP="00000000" w:rsidRDefault="00000000" w:rsidRPr="00000000" w14:paraId="0000033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Photo Opportunity: All</w:t>
            </w:r>
          </w:p>
        </w:tc>
      </w:tr>
    </w:tbl>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sectPr>
          <w:footerReference r:id="rId17" w:type="default"/>
          <w:type w:val="nextPage"/>
          <w:pgSz w:h="18720" w:w="12240" w:orient="portrait"/>
          <w:pgMar w:bottom="1440" w:top="1440" w:left="1440" w:right="1440" w:header="720" w:footer="720"/>
          <w:pgNumType w:start="1"/>
        </w:sectPr>
      </w:pPr>
      <w:r w:rsidDel="00000000" w:rsidR="00000000" w:rsidRPr="00000000">
        <w:rPr>
          <w:sz w:val="24"/>
          <w:szCs w:val="24"/>
          <w:rtl w:val="0"/>
        </w:rPr>
        <w:t xml:space="preserve">Total: 180 min (3 hrs)</w:t>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footerReference r:id="rId18" w:type="default"/>
          <w:type w:val="nextPage"/>
          <w:pgSz w:h="18720" w:w="12240" w:orient="portrait"/>
          <w:pgMar w:bottom="1440" w:top="1440" w:left="1440" w:right="1440" w:header="720" w:footer="720"/>
          <w:pgNumType w:start="1"/>
        </w:sectPr>
      </w:pPr>
      <w:bookmarkStart w:colFirst="0" w:colLast="0" w:name="_t89enexbgsy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ST3-BSB</w:t>
      </w:r>
      <w:r w:rsidDel="00000000" w:rsidR="00000000" w:rsidRPr="00000000">
        <w:rPr>
          <w:rtl w:val="0"/>
        </w:rPr>
      </w:r>
    </w:p>
    <w:p w:rsidR="00000000" w:rsidDel="00000000" w:rsidP="00000000" w:rsidRDefault="00000000" w:rsidRPr="00000000" w14:paraId="0000033B">
      <w:pPr>
        <w:spacing w:after="20" w:before="20" w:line="240" w:lineRule="auto"/>
        <w:jc w:val="center"/>
        <w:rPr>
          <w:b w:val="1"/>
          <w:bCs w:val="1"/>
          <w:sz w:val="24"/>
          <w:szCs w:val="24"/>
        </w:rPr>
      </w:pPr>
      <w:r w:rsidDel="00000000" w:rsidR="00000000" w:rsidRPr="00000000">
        <w:rPr>
          <w:b w:val="1"/>
          <w:bCs w:val="1"/>
          <w:sz w:val="24"/>
          <w:szCs w:val="24"/>
          <w:rtl w:val="0"/>
        </w:rPr>
        <w:t xml:space="preserve">Stream 3: ASEAN Heritage Parks for People Empowerment</w:t>
      </w:r>
    </w:p>
    <w:p w:rsidR="00000000" w:rsidDel="00000000" w:rsidP="00000000" w:rsidRDefault="00000000" w:rsidRPr="00000000" w14:paraId="0000033C">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Breakout Session B: Harnessing Indigenous and Traditional Knowledge</w:t>
      </w:r>
    </w:p>
    <w:p w:rsidR="00000000" w:rsidDel="00000000" w:rsidP="00000000" w:rsidRDefault="00000000" w:rsidRPr="00000000" w14:paraId="0000033E">
      <w:pPr>
        <w:rPr>
          <w:sz w:val="24"/>
          <w:szCs w:val="24"/>
        </w:rPr>
      </w:pPr>
      <w:r w:rsidDel="00000000" w:rsidR="00000000" w:rsidRPr="00000000">
        <w:rPr>
          <w:sz w:val="24"/>
          <w:szCs w:val="24"/>
          <w:rtl w:val="0"/>
        </w:rPr>
        <w:t xml:space="preserve">Date: 09 September 2026</w:t>
      </w:r>
    </w:p>
    <w:p w:rsidR="00000000" w:rsidDel="00000000" w:rsidP="00000000" w:rsidRDefault="00000000" w:rsidRPr="00000000" w14:paraId="0000033F">
      <w:pPr>
        <w:rPr>
          <w:sz w:val="24"/>
          <w:szCs w:val="24"/>
        </w:rPr>
      </w:pPr>
      <w:r w:rsidDel="00000000" w:rsidR="00000000" w:rsidRPr="00000000">
        <w:rPr>
          <w:sz w:val="24"/>
          <w:szCs w:val="24"/>
          <w:rtl w:val="0"/>
        </w:rPr>
        <w:t xml:space="preserve">Time:</w:t>
      </w:r>
    </w:p>
    <w:p w:rsidR="00000000" w:rsidDel="00000000" w:rsidP="00000000" w:rsidRDefault="00000000" w:rsidRPr="00000000" w14:paraId="00000340">
      <w:pPr>
        <w:rPr>
          <w:sz w:val="24"/>
          <w:szCs w:val="24"/>
        </w:rPr>
      </w:pPr>
      <w:r w:rsidDel="00000000" w:rsidR="00000000" w:rsidRPr="00000000">
        <w:rPr>
          <w:sz w:val="24"/>
          <w:szCs w:val="24"/>
          <w:rtl w:val="0"/>
        </w:rPr>
        <w:t xml:space="preserve">Venue: Ballroom, Seda North, Quezon City</w:t>
      </w:r>
    </w:p>
    <w:p w:rsidR="00000000" w:rsidDel="00000000" w:rsidP="00000000" w:rsidRDefault="00000000" w:rsidRPr="00000000" w14:paraId="00000341">
      <w:pPr>
        <w:rPr>
          <w:sz w:val="24"/>
          <w:szCs w:val="24"/>
        </w:rPr>
      </w:pPr>
      <w:r w:rsidDel="00000000" w:rsidR="00000000" w:rsidRPr="00000000">
        <w:rPr>
          <w:sz w:val="24"/>
          <w:szCs w:val="24"/>
          <w:rtl w:val="0"/>
        </w:rPr>
        <w:t xml:space="preserve">Chair: RED Atty. Ma. Mercedes V. Dumagan</w:t>
      </w:r>
    </w:p>
    <w:p w:rsidR="00000000" w:rsidDel="00000000" w:rsidP="00000000" w:rsidRDefault="00000000" w:rsidRPr="00000000" w14:paraId="00000342">
      <w:pPr>
        <w:rPr>
          <w:color w:val="0000ff"/>
          <w:sz w:val="24"/>
          <w:szCs w:val="24"/>
        </w:rPr>
      </w:pPr>
      <w:r w:rsidDel="00000000" w:rsidR="00000000" w:rsidRPr="00000000">
        <w:rPr>
          <w:sz w:val="24"/>
          <w:szCs w:val="24"/>
          <w:rtl w:val="0"/>
        </w:rPr>
        <w:t xml:space="preserve">Co-Organizer: WCS and</w:t>
      </w:r>
      <w:r w:rsidDel="00000000" w:rsidR="00000000" w:rsidRPr="00000000">
        <w:rPr>
          <w:color w:val="0000ff"/>
          <w:sz w:val="24"/>
          <w:szCs w:val="24"/>
          <w:rtl w:val="0"/>
        </w:rPr>
        <w:t xml:space="preserve"> Indigenous Peoples and Biodiversity Coalition (IPBC) (TBA)</w:t>
      </w:r>
    </w:p>
    <w:p w:rsidR="00000000" w:rsidDel="00000000" w:rsidP="00000000" w:rsidRDefault="00000000" w:rsidRPr="00000000" w14:paraId="00000343">
      <w:pPr>
        <w:rPr>
          <w:sz w:val="24"/>
          <w:szCs w:val="24"/>
        </w:rPr>
      </w:pPr>
      <w:r w:rsidDel="00000000" w:rsidR="00000000" w:rsidRPr="00000000">
        <w:rPr>
          <w:sz w:val="24"/>
          <w:szCs w:val="24"/>
          <w:rtl w:val="0"/>
        </w:rPr>
        <w:t xml:space="preserve">Documenter: </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numPr>
          <w:ilvl w:val="0"/>
          <w:numId w:val="8"/>
        </w:numPr>
        <w:ind w:left="720" w:hanging="360"/>
        <w:rPr>
          <w:b w:val="1"/>
          <w:bCs w:val="1"/>
          <w:sz w:val="24"/>
          <w:szCs w:val="24"/>
        </w:rPr>
      </w:pPr>
      <w:r w:rsidDel="00000000" w:rsidR="00000000" w:rsidRPr="00000000">
        <w:rPr>
          <w:b w:val="1"/>
          <w:bCs w:val="1"/>
          <w:sz w:val="24"/>
          <w:szCs w:val="24"/>
          <w:rtl w:val="0"/>
        </w:rPr>
        <w:t xml:space="preserve">Background</w:t>
      </w:r>
    </w:p>
    <w:p w:rsidR="00000000" w:rsidDel="00000000" w:rsidP="00000000" w:rsidRDefault="00000000" w:rsidRPr="00000000" w14:paraId="00000346">
      <w:pPr>
        <w:pStyle w:val="Heading3"/>
        <w:keepNext w:val="0"/>
        <w:keepLines w:val="0"/>
        <w:spacing w:before="280" w:lineRule="auto"/>
        <w:ind w:left="720" w:firstLine="0"/>
        <w:jc w:val="both"/>
        <w:rPr>
          <w:sz w:val="24"/>
          <w:szCs w:val="24"/>
        </w:rPr>
      </w:pPr>
      <w:bookmarkStart w:colFirst="0" w:colLast="0" w:name="_e1dv3u6vcw7l" w:id="14"/>
      <w:bookmarkEnd w:id="14"/>
      <w:r w:rsidDel="00000000" w:rsidR="00000000" w:rsidRPr="00000000">
        <w:rPr>
          <w:sz w:val="24"/>
          <w:szCs w:val="24"/>
          <w:rtl w:val="0"/>
        </w:rPr>
        <w:t xml:space="preserve">Indigenous and traditional knowledge systems have guided the stewardship of biodiversity, ecosystems, and natural resources across ASEAN for generations. Rooted in long-standing relationships with nature, these knowledge systems encompass ecological knowledge, customary governance, cultural values, and resource management practices that have sustained both biodiversity and community well-being.</w:t>
      </w:r>
    </w:p>
    <w:p w:rsidR="00000000" w:rsidDel="00000000" w:rsidP="00000000" w:rsidRDefault="00000000" w:rsidRPr="00000000" w14:paraId="00000347">
      <w:pPr>
        <w:pStyle w:val="Heading3"/>
        <w:keepNext w:val="0"/>
        <w:keepLines w:val="0"/>
        <w:spacing w:before="280" w:lineRule="auto"/>
        <w:ind w:left="720" w:firstLine="0"/>
        <w:jc w:val="both"/>
        <w:rPr>
          <w:sz w:val="24"/>
          <w:szCs w:val="24"/>
        </w:rPr>
      </w:pPr>
      <w:bookmarkStart w:colFirst="0" w:colLast="0" w:name="_4cpamkg7nwcx" w:id="15"/>
      <w:bookmarkEnd w:id="15"/>
      <w:r w:rsidDel="00000000" w:rsidR="00000000" w:rsidRPr="00000000">
        <w:rPr>
          <w:sz w:val="24"/>
          <w:szCs w:val="24"/>
          <w:rtl w:val="0"/>
        </w:rPr>
        <w:t xml:space="preserve">As ASEAN seeks to strengthen the management of ASEAN Heritage Parks and other protected and conserved areas, there is growing recognition that effective conservation depends not only on scientific knowledge, but also on the meaningful recognition, respect, and application of Indigenous and traditional knowledge. Consistent with a rights-based approach to conservation, Indigenous Peoples and local communities are not only custodians of valuable knowledge, but also partners in the governance, management, and long-term stewardship of biodiversity.</w:t>
      </w:r>
    </w:p>
    <w:p w:rsidR="00000000" w:rsidDel="00000000" w:rsidP="00000000" w:rsidRDefault="00000000" w:rsidRPr="00000000" w14:paraId="00000348">
      <w:pPr>
        <w:pStyle w:val="Heading3"/>
        <w:keepNext w:val="0"/>
        <w:keepLines w:val="0"/>
        <w:spacing w:before="280" w:lineRule="auto"/>
        <w:ind w:left="720" w:firstLine="0"/>
        <w:jc w:val="both"/>
        <w:rPr>
          <w:sz w:val="24"/>
          <w:szCs w:val="24"/>
        </w:rPr>
      </w:pPr>
      <w:bookmarkStart w:colFirst="0" w:colLast="0" w:name="_km2lq3uv31l8" w:id="16"/>
      <w:bookmarkEnd w:id="16"/>
      <w:r w:rsidDel="00000000" w:rsidR="00000000" w:rsidRPr="00000000">
        <w:rPr>
          <w:sz w:val="24"/>
          <w:szCs w:val="24"/>
          <w:rtl w:val="0"/>
        </w:rPr>
        <w:t xml:space="preserve">Building on this session’s plenary discussion on Conservation and Human Rights, this forum will showcase experiences from across ASEAN that demonstrate how Indigenous and traditional knowledge contributes to biodiversity conservation, protected and conserved area management, community stewardship, and sustainable livelihoods. Through regional case studies and an interactive dialogue, the session will facilitate knowledge exchange, highlight good practices, and explore opportunities to strengthen the integration of Indigenous and traditional knowledge into the governance and management of ASEAN Heritage Parks and other protected and conserved areas.</w:t>
      </w:r>
    </w:p>
    <w:p w:rsidR="00000000" w:rsidDel="00000000" w:rsidP="00000000" w:rsidRDefault="00000000" w:rsidRPr="00000000" w14:paraId="00000349">
      <w:pPr>
        <w:ind w:left="720" w:firstLine="0"/>
        <w:rPr>
          <w:sz w:val="24"/>
          <w:szCs w:val="24"/>
        </w:rPr>
      </w:pPr>
      <w:r w:rsidDel="00000000" w:rsidR="00000000" w:rsidRPr="00000000">
        <w:rPr>
          <w:rtl w:val="0"/>
        </w:rPr>
      </w:r>
    </w:p>
    <w:p w:rsidR="00000000" w:rsidDel="00000000" w:rsidP="00000000" w:rsidRDefault="00000000" w:rsidRPr="00000000" w14:paraId="0000034A">
      <w:pPr>
        <w:numPr>
          <w:ilvl w:val="0"/>
          <w:numId w:val="8"/>
        </w:numPr>
        <w:ind w:left="720" w:hanging="360"/>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34B">
      <w:pPr>
        <w:numPr>
          <w:ilvl w:val="0"/>
          <w:numId w:val="19"/>
        </w:numPr>
        <w:ind w:left="1440" w:hanging="360"/>
        <w:rPr>
          <w:sz w:val="24"/>
          <w:szCs w:val="24"/>
        </w:rPr>
      </w:pPr>
      <w:r w:rsidDel="00000000" w:rsidR="00000000" w:rsidRPr="00000000">
        <w:rPr>
          <w:sz w:val="24"/>
          <w:szCs w:val="24"/>
          <w:rtl w:val="0"/>
        </w:rPr>
        <w:t xml:space="preserve">Highlight Indigenous Peoples’ leadership and community-driven approaches in achieving effective and equitable biodiversity conservation. </w:t>
      </w:r>
    </w:p>
    <w:p w:rsidR="00000000" w:rsidDel="00000000" w:rsidP="00000000" w:rsidRDefault="00000000" w:rsidRPr="00000000" w14:paraId="0000034C">
      <w:pPr>
        <w:numPr>
          <w:ilvl w:val="0"/>
          <w:numId w:val="19"/>
        </w:numPr>
        <w:ind w:left="1440" w:hanging="360"/>
        <w:rPr>
          <w:sz w:val="24"/>
          <w:szCs w:val="24"/>
        </w:rPr>
      </w:pPr>
      <w:r w:rsidDel="00000000" w:rsidR="00000000" w:rsidRPr="00000000">
        <w:rPr>
          <w:sz w:val="24"/>
          <w:szCs w:val="24"/>
          <w:rtl w:val="0"/>
        </w:rPr>
        <w:t xml:space="preserve">Demonstrate the contributions of Indigenous Peoples and Local Communities to achieving global biodiversity goals. </w:t>
      </w:r>
    </w:p>
    <w:p w:rsidR="00000000" w:rsidDel="00000000" w:rsidP="00000000" w:rsidRDefault="00000000" w:rsidRPr="00000000" w14:paraId="0000034D">
      <w:pPr>
        <w:numPr>
          <w:ilvl w:val="0"/>
          <w:numId w:val="19"/>
        </w:numPr>
        <w:ind w:left="1440" w:hanging="360"/>
        <w:rPr>
          <w:sz w:val="24"/>
          <w:szCs w:val="24"/>
        </w:rPr>
      </w:pPr>
      <w:r w:rsidDel="00000000" w:rsidR="00000000" w:rsidRPr="00000000">
        <w:rPr>
          <w:sz w:val="24"/>
          <w:szCs w:val="24"/>
          <w:rtl w:val="0"/>
        </w:rPr>
        <w:t xml:space="preserve">Foster regional dialogue, promote cross-country learning and partnerships, and identify opportunities to advance inclusive and effective conservation in protected and conserved areas. </w:t>
      </w:r>
    </w:p>
    <w:p w:rsidR="00000000" w:rsidDel="00000000" w:rsidP="00000000" w:rsidRDefault="00000000" w:rsidRPr="00000000" w14:paraId="0000034E">
      <w:pPr>
        <w:ind w:left="720" w:firstLine="0"/>
        <w:rPr>
          <w:sz w:val="24"/>
          <w:szCs w:val="24"/>
        </w:rPr>
      </w:pPr>
      <w:r w:rsidDel="00000000" w:rsidR="00000000" w:rsidRPr="00000000">
        <w:rPr>
          <w:rtl w:val="0"/>
        </w:rPr>
      </w:r>
    </w:p>
    <w:p w:rsidR="00000000" w:rsidDel="00000000" w:rsidP="00000000" w:rsidRDefault="00000000" w:rsidRPr="00000000" w14:paraId="0000034F">
      <w:pPr>
        <w:numPr>
          <w:ilvl w:val="0"/>
          <w:numId w:val="8"/>
        </w:numPr>
        <w:ind w:left="720" w:hanging="360"/>
        <w:rPr>
          <w:b w:val="1"/>
          <w:bCs w:val="1"/>
          <w:sz w:val="24"/>
          <w:szCs w:val="24"/>
        </w:rPr>
      </w:pPr>
      <w:r w:rsidDel="00000000" w:rsidR="00000000" w:rsidRPr="00000000">
        <w:rPr>
          <w:b w:val="1"/>
          <w:bCs w:val="1"/>
          <w:sz w:val="24"/>
          <w:szCs w:val="24"/>
          <w:rtl w:val="0"/>
        </w:rPr>
        <w:t xml:space="preserve">Expected Outputs</w:t>
      </w:r>
    </w:p>
    <w:p w:rsidR="00000000" w:rsidDel="00000000" w:rsidP="00000000" w:rsidRDefault="00000000" w:rsidRPr="00000000" w14:paraId="00000350">
      <w:pPr>
        <w:numPr>
          <w:ilvl w:val="0"/>
          <w:numId w:val="31"/>
        </w:numPr>
        <w:ind w:left="1440" w:hanging="360"/>
        <w:rPr>
          <w:sz w:val="24"/>
          <w:szCs w:val="24"/>
        </w:rPr>
      </w:pPr>
      <w:r w:rsidDel="00000000" w:rsidR="00000000" w:rsidRPr="00000000">
        <w:rPr>
          <w:sz w:val="24"/>
          <w:szCs w:val="24"/>
          <w:rtl w:val="0"/>
        </w:rPr>
        <w:t xml:space="preserve">Greater recognition of Indigenous Peoples and local communities as rights-holders, knowledge holders, and conservation leaders, and of their contributions to the effective and equitable governance of ASEAN Heritage Parks and other protected and conserved areas.</w:t>
      </w:r>
    </w:p>
    <w:p w:rsidR="00000000" w:rsidDel="00000000" w:rsidP="00000000" w:rsidRDefault="00000000" w:rsidRPr="00000000" w14:paraId="00000351">
      <w:pPr>
        <w:numPr>
          <w:ilvl w:val="0"/>
          <w:numId w:val="31"/>
        </w:numPr>
        <w:ind w:left="1440" w:hanging="360"/>
        <w:rPr>
          <w:sz w:val="24"/>
          <w:szCs w:val="24"/>
        </w:rPr>
      </w:pPr>
      <w:r w:rsidDel="00000000" w:rsidR="00000000" w:rsidRPr="00000000">
        <w:rPr>
          <w:sz w:val="24"/>
          <w:szCs w:val="24"/>
          <w:rtl w:val="0"/>
        </w:rPr>
        <w:t xml:space="preserve">Enhanced understanding of regional good practices and lessons learned on harnessing Indigenous and traditional knowledge, customary governance, and community stewardship to strengthen biodiversity conservation and protected area management.</w:t>
      </w:r>
    </w:p>
    <w:p w:rsidR="00000000" w:rsidDel="00000000" w:rsidP="00000000" w:rsidRDefault="00000000" w:rsidRPr="00000000" w14:paraId="00000352">
      <w:pPr>
        <w:numPr>
          <w:ilvl w:val="0"/>
          <w:numId w:val="31"/>
        </w:numPr>
        <w:ind w:left="1440" w:hanging="360"/>
        <w:rPr>
          <w:sz w:val="24"/>
          <w:szCs w:val="24"/>
        </w:rPr>
      </w:pPr>
      <w:r w:rsidDel="00000000" w:rsidR="00000000" w:rsidRPr="00000000">
        <w:rPr>
          <w:sz w:val="24"/>
          <w:szCs w:val="24"/>
          <w:rtl w:val="0"/>
        </w:rPr>
        <w:t xml:space="preserve">Key messages and recommendations for promoting the meaningful recognition and integration of Indigenous and traditional knowledge, alongside scientific knowledge, in the governance and management of ASEAN Heritage Parks and other protected and conserved areas.</w:t>
      </w:r>
    </w:p>
    <w:p w:rsidR="00000000" w:rsidDel="00000000" w:rsidP="00000000" w:rsidRDefault="00000000" w:rsidRPr="00000000" w14:paraId="00000353">
      <w:pPr>
        <w:numPr>
          <w:ilvl w:val="0"/>
          <w:numId w:val="31"/>
        </w:numPr>
        <w:ind w:left="1440" w:hanging="360"/>
        <w:rPr>
          <w:sz w:val="24"/>
          <w:szCs w:val="24"/>
        </w:rPr>
      </w:pPr>
      <w:r w:rsidDel="00000000" w:rsidR="00000000" w:rsidRPr="00000000">
        <w:rPr>
          <w:sz w:val="24"/>
          <w:szCs w:val="24"/>
          <w:rtl w:val="0"/>
        </w:rPr>
        <w:t xml:space="preserve">Strengthened regional collaboration and peer learning among Indigenous Peoples and local communities, protected area managers, government agencies, and conservation partners to advance inclusive, rights-based, and locally led conservation across ASEAN.</w:t>
      </w:r>
    </w:p>
    <w:p w:rsidR="00000000" w:rsidDel="00000000" w:rsidP="00000000" w:rsidRDefault="00000000" w:rsidRPr="00000000" w14:paraId="00000354">
      <w:pPr>
        <w:ind w:left="1440" w:firstLine="0"/>
        <w:rPr>
          <w:sz w:val="24"/>
          <w:szCs w:val="24"/>
        </w:rPr>
      </w:pPr>
      <w:r w:rsidDel="00000000" w:rsidR="00000000" w:rsidRPr="00000000">
        <w:rPr>
          <w:rtl w:val="0"/>
        </w:rPr>
      </w:r>
    </w:p>
    <w:p w:rsidR="00000000" w:rsidDel="00000000" w:rsidP="00000000" w:rsidRDefault="00000000" w:rsidRPr="00000000" w14:paraId="00000355">
      <w:pPr>
        <w:ind w:left="720" w:firstLine="0"/>
        <w:rPr>
          <w:sz w:val="24"/>
          <w:szCs w:val="24"/>
        </w:rPr>
      </w:pPr>
      <w:r w:rsidDel="00000000" w:rsidR="00000000" w:rsidRPr="00000000">
        <w:rPr>
          <w:rtl w:val="0"/>
        </w:rPr>
      </w:r>
    </w:p>
    <w:p w:rsidR="00000000" w:rsidDel="00000000" w:rsidP="00000000" w:rsidRDefault="00000000" w:rsidRPr="00000000" w14:paraId="00000356">
      <w:pPr>
        <w:numPr>
          <w:ilvl w:val="0"/>
          <w:numId w:val="8"/>
        </w:numPr>
        <w:ind w:left="720" w:hanging="360"/>
        <w:rPr>
          <w:b w:val="1"/>
          <w:bCs w:val="1"/>
          <w:sz w:val="24"/>
          <w:szCs w:val="24"/>
        </w:rPr>
      </w:pPr>
      <w:r w:rsidDel="00000000" w:rsidR="00000000" w:rsidRPr="00000000">
        <w:rPr>
          <w:b w:val="1"/>
          <w:bCs w:val="1"/>
          <w:sz w:val="24"/>
          <w:szCs w:val="24"/>
          <w:rtl w:val="0"/>
        </w:rPr>
        <w:t xml:space="preserve">Format</w:t>
      </w:r>
    </w:p>
    <w:p w:rsidR="00000000" w:rsidDel="00000000" w:rsidP="00000000" w:rsidRDefault="00000000" w:rsidRPr="00000000" w14:paraId="00000357">
      <w:pPr>
        <w:numPr>
          <w:ilvl w:val="0"/>
          <w:numId w:val="28"/>
        </w:numPr>
        <w:ind w:left="144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plenary</w:t>
      </w:r>
      <w:r w:rsidDel="00000000" w:rsidR="00000000" w:rsidRPr="00000000">
        <w:rPr>
          <w:sz w:val="24"/>
          <w:szCs w:val="24"/>
          <w:rtl w:val="0"/>
        </w:rPr>
        <w:t xml:space="preserve"> should set the conceptual foundation on Conservation and Human Rights.</w:t>
      </w:r>
    </w:p>
    <w:p w:rsidR="00000000" w:rsidDel="00000000" w:rsidP="00000000" w:rsidRDefault="00000000" w:rsidRPr="00000000" w14:paraId="00000358">
      <w:pPr>
        <w:numPr>
          <w:ilvl w:val="0"/>
          <w:numId w:val="28"/>
        </w:numPr>
        <w:ind w:left="144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case presentations</w:t>
      </w:r>
      <w:r w:rsidDel="00000000" w:rsidR="00000000" w:rsidRPr="00000000">
        <w:rPr>
          <w:sz w:val="24"/>
          <w:szCs w:val="24"/>
          <w:rtl w:val="0"/>
        </w:rPr>
        <w:t xml:space="preserve"> provide concrete examples and evidence.</w:t>
      </w:r>
    </w:p>
    <w:p w:rsidR="00000000" w:rsidDel="00000000" w:rsidP="00000000" w:rsidRDefault="00000000" w:rsidRPr="00000000" w14:paraId="00000359">
      <w:pPr>
        <w:numPr>
          <w:ilvl w:val="0"/>
          <w:numId w:val="28"/>
        </w:numPr>
        <w:ind w:left="144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panel discussion</w:t>
      </w:r>
      <w:r w:rsidDel="00000000" w:rsidR="00000000" w:rsidRPr="00000000">
        <w:rPr>
          <w:sz w:val="24"/>
          <w:szCs w:val="24"/>
          <w:rtl w:val="0"/>
        </w:rPr>
        <w:t xml:space="preserve"> then synthesizes these experiences into broader regional and policy insights. This creates a more engaging discussion because panelists can refer to the presentations rather than speaking in the abstract.</w:t>
      </w:r>
    </w:p>
    <w:p w:rsidR="00000000" w:rsidDel="00000000" w:rsidP="00000000" w:rsidRDefault="00000000" w:rsidRPr="00000000" w14:paraId="0000035A">
      <w:pPr>
        <w:ind w:left="720" w:firstLine="0"/>
        <w:rPr>
          <w:b w:val="1"/>
          <w:bCs w:val="1"/>
          <w:sz w:val="24"/>
          <w:szCs w:val="24"/>
        </w:rPr>
      </w:pPr>
      <w:r w:rsidDel="00000000" w:rsidR="00000000" w:rsidRPr="00000000">
        <w:rPr>
          <w:rtl w:val="0"/>
        </w:rPr>
      </w:r>
    </w:p>
    <w:p w:rsidR="00000000" w:rsidDel="00000000" w:rsidP="00000000" w:rsidRDefault="00000000" w:rsidRPr="00000000" w14:paraId="0000035B">
      <w:pPr>
        <w:numPr>
          <w:ilvl w:val="0"/>
          <w:numId w:val="65"/>
        </w:numPr>
        <w:ind w:left="1440" w:hanging="360"/>
        <w:rPr>
          <w:b w:val="1"/>
          <w:bCs w:val="1"/>
          <w:sz w:val="24"/>
          <w:szCs w:val="24"/>
        </w:rPr>
      </w:pPr>
      <w:r w:rsidDel="00000000" w:rsidR="00000000" w:rsidRPr="00000000">
        <w:rPr>
          <w:b w:val="1"/>
          <w:bCs w:val="1"/>
          <w:sz w:val="24"/>
          <w:szCs w:val="24"/>
          <w:rtl w:val="0"/>
        </w:rPr>
        <w:t xml:space="preserve">Plenary Discussion </w:t>
      </w:r>
    </w:p>
    <w:p w:rsidR="00000000" w:rsidDel="00000000" w:rsidP="00000000" w:rsidRDefault="00000000" w:rsidRPr="00000000" w14:paraId="0000035C">
      <w:pPr>
        <w:ind w:left="1440" w:firstLine="0"/>
        <w:rPr>
          <w:b w:val="1"/>
          <w:bCs w:val="1"/>
          <w:sz w:val="24"/>
          <w:szCs w:val="24"/>
        </w:rPr>
      </w:pPr>
      <w:r w:rsidDel="00000000" w:rsidR="00000000" w:rsidRPr="00000000">
        <w:rPr>
          <w:rtl w:val="0"/>
        </w:rPr>
      </w:r>
    </w:p>
    <w:p w:rsidR="00000000" w:rsidDel="00000000" w:rsidP="00000000" w:rsidRDefault="00000000" w:rsidRPr="00000000" w14:paraId="0000035D">
      <w:pPr>
        <w:ind w:left="1440" w:firstLine="0"/>
        <w:rPr>
          <w:i w:val="1"/>
          <w:iCs w:val="1"/>
          <w:color w:val="0000ff"/>
          <w:sz w:val="24"/>
          <w:szCs w:val="24"/>
        </w:rPr>
      </w:pPr>
      <w:r w:rsidDel="00000000" w:rsidR="00000000" w:rsidRPr="00000000">
        <w:rPr>
          <w:b w:val="1"/>
          <w:bCs w:val="1"/>
          <w:sz w:val="24"/>
          <w:szCs w:val="24"/>
          <w:rtl w:val="0"/>
        </w:rPr>
        <w:t xml:space="preserve">Conservation and Human Rights: Advancing Indigenous Peoples' and Local Communities' Leadership in Protected and Conserved Areas by</w:t>
      </w:r>
      <w:r w:rsidDel="00000000" w:rsidR="00000000" w:rsidRPr="00000000">
        <w:rPr>
          <w:i w:val="1"/>
          <w:iCs w:val="1"/>
          <w:color w:val="0000ff"/>
          <w:sz w:val="24"/>
          <w:szCs w:val="24"/>
          <w:rtl w:val="0"/>
        </w:rPr>
        <w:t xml:space="preserve"> Sushil Raj, Executive Director of WCS Rights and Communities</w:t>
      </w:r>
    </w:p>
    <w:p w:rsidR="00000000" w:rsidDel="00000000" w:rsidP="00000000" w:rsidRDefault="00000000" w:rsidRPr="00000000" w14:paraId="0000035E">
      <w:pPr>
        <w:ind w:left="1440" w:firstLine="0"/>
        <w:rPr>
          <w:b w:val="1"/>
          <w:bCs w:val="1"/>
          <w:sz w:val="24"/>
          <w:szCs w:val="24"/>
        </w:rPr>
      </w:pPr>
      <w:r w:rsidDel="00000000" w:rsidR="00000000" w:rsidRPr="00000000">
        <w:rPr>
          <w:rtl w:val="0"/>
        </w:rPr>
      </w:r>
    </w:p>
    <w:p w:rsidR="00000000" w:rsidDel="00000000" w:rsidP="00000000" w:rsidRDefault="00000000" w:rsidRPr="00000000" w14:paraId="0000035F">
      <w:pPr>
        <w:ind w:left="1440" w:firstLine="0"/>
        <w:rPr>
          <w:color w:val="0000ff"/>
          <w:sz w:val="24"/>
          <w:szCs w:val="24"/>
        </w:rPr>
      </w:pPr>
      <w:r w:rsidDel="00000000" w:rsidR="00000000" w:rsidRPr="00000000">
        <w:rPr>
          <w:color w:val="0000ff"/>
          <w:sz w:val="24"/>
          <w:szCs w:val="24"/>
          <w:rtl w:val="0"/>
        </w:rPr>
        <w:t xml:space="preserve">Effective biodiversity conservation and the realization of human rights are mutually reinforcing. Across the globe, Indigenous Peoples and local communities have long stewarded some of the world's most biologically important landscapes and seascapes through their knowledge systems, customary governance, and enduring relationships with nature. As the global community advances the implementation of the Kunming-Montreal Global Biodiversity Framework, there is growing recognition that achieving conservation goals depends on respecting the rights, agency, and leadership of Indigenous Peoples and local communities.</w:t>
      </w:r>
    </w:p>
    <w:p w:rsidR="00000000" w:rsidDel="00000000" w:rsidP="00000000" w:rsidRDefault="00000000" w:rsidRPr="00000000" w14:paraId="00000360">
      <w:pPr>
        <w:ind w:left="1440" w:firstLine="0"/>
        <w:rPr>
          <w:color w:val="0000ff"/>
          <w:sz w:val="24"/>
          <w:szCs w:val="24"/>
        </w:rPr>
      </w:pPr>
      <w:r w:rsidDel="00000000" w:rsidR="00000000" w:rsidRPr="00000000">
        <w:rPr>
          <w:rtl w:val="0"/>
        </w:rPr>
      </w:r>
    </w:p>
    <w:p w:rsidR="00000000" w:rsidDel="00000000" w:rsidP="00000000" w:rsidRDefault="00000000" w:rsidRPr="00000000" w14:paraId="00000361">
      <w:pPr>
        <w:ind w:left="1440" w:firstLine="0"/>
        <w:rPr>
          <w:color w:val="0000ff"/>
          <w:sz w:val="24"/>
          <w:szCs w:val="24"/>
        </w:rPr>
      </w:pPr>
      <w:r w:rsidDel="00000000" w:rsidR="00000000" w:rsidRPr="00000000">
        <w:rPr>
          <w:color w:val="0000ff"/>
          <w:sz w:val="24"/>
          <w:szCs w:val="24"/>
          <w:rtl w:val="0"/>
        </w:rPr>
        <w:t xml:space="preserve">This plenary presentation will explore the evolution of rights-based conservation and its implications for the governance and management of protected and conserved areas, including ASEAN Heritage Parks. It will examine how conservation can move beyond participation toward meaningful recognition of Indigenous Peoples and local communities as rights-holders, knowledge holders, and conservation leaders. The plenary will provide the conceptual foundation for the forum by highlighting the opportunities, challenges, and pathways for integrating human rights, Indigenous and traditional knowledge, and inclusive governance to achieve effective, equitable, and enduring conservation outcomes.</w:t>
      </w:r>
    </w:p>
    <w:p w:rsidR="00000000" w:rsidDel="00000000" w:rsidP="00000000" w:rsidRDefault="00000000" w:rsidRPr="00000000" w14:paraId="00000362">
      <w:pPr>
        <w:ind w:left="1440" w:firstLine="0"/>
        <w:rPr>
          <w:b w:val="1"/>
          <w:bCs w:val="1"/>
          <w:sz w:val="24"/>
          <w:szCs w:val="24"/>
        </w:rPr>
      </w:pPr>
      <w:r w:rsidDel="00000000" w:rsidR="00000000" w:rsidRPr="00000000">
        <w:rPr>
          <w:rtl w:val="0"/>
        </w:rPr>
      </w:r>
    </w:p>
    <w:p w:rsidR="00000000" w:rsidDel="00000000" w:rsidP="00000000" w:rsidRDefault="00000000" w:rsidRPr="00000000" w14:paraId="00000363">
      <w:pPr>
        <w:ind w:left="1440" w:firstLine="0"/>
        <w:rPr>
          <w:b w:val="1"/>
          <w:bCs w:val="1"/>
          <w:sz w:val="24"/>
          <w:szCs w:val="24"/>
        </w:rPr>
      </w:pPr>
      <w:r w:rsidDel="00000000" w:rsidR="00000000" w:rsidRPr="00000000">
        <w:rPr>
          <w:rtl w:val="0"/>
        </w:rPr>
      </w:r>
    </w:p>
    <w:p w:rsidR="00000000" w:rsidDel="00000000" w:rsidP="00000000" w:rsidRDefault="00000000" w:rsidRPr="00000000" w14:paraId="00000364">
      <w:pPr>
        <w:numPr>
          <w:ilvl w:val="0"/>
          <w:numId w:val="65"/>
        </w:numPr>
        <w:ind w:left="1440" w:hanging="360"/>
        <w:rPr>
          <w:b w:val="1"/>
          <w:bCs w:val="1"/>
          <w:sz w:val="24"/>
          <w:szCs w:val="24"/>
        </w:rPr>
      </w:pPr>
      <w:r w:rsidDel="00000000" w:rsidR="00000000" w:rsidRPr="00000000">
        <w:rPr>
          <w:b w:val="1"/>
          <w:bCs w:val="1"/>
          <w:sz w:val="24"/>
          <w:szCs w:val="24"/>
          <w:rtl w:val="0"/>
        </w:rPr>
        <w:t xml:space="preserve">Case Presentations</w:t>
      </w:r>
    </w:p>
    <w:p w:rsidR="00000000" w:rsidDel="00000000" w:rsidP="00000000" w:rsidRDefault="00000000" w:rsidRPr="00000000" w14:paraId="00000365">
      <w:pPr>
        <w:widowControl w:val="0"/>
        <w:spacing w:after="20" w:before="20" w:line="240" w:lineRule="auto"/>
        <w:ind w:right="215.80078125"/>
        <w:rPr>
          <w:sz w:val="24"/>
          <w:szCs w:val="24"/>
        </w:rPr>
      </w:pPr>
      <w:r w:rsidDel="00000000" w:rsidR="00000000" w:rsidRPr="00000000">
        <w:rPr>
          <w:rtl w:val="0"/>
        </w:rPr>
      </w:r>
    </w:p>
    <w:p w:rsidR="00000000" w:rsidDel="00000000" w:rsidP="00000000" w:rsidRDefault="00000000" w:rsidRPr="00000000" w14:paraId="00000366">
      <w:pPr>
        <w:ind w:left="720" w:firstLine="0"/>
        <w:rPr>
          <w:sz w:val="24"/>
          <w:szCs w:val="24"/>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525"/>
        <w:gridCol w:w="3885"/>
        <w:tblGridChange w:id="0">
          <w:tblGrid>
            <w:gridCol w:w="1230"/>
            <w:gridCol w:w="3525"/>
            <w:gridCol w:w="3885"/>
          </w:tblGrid>
        </w:tblGridChange>
      </w:tblGrid>
      <w:tr>
        <w:trPr>
          <w:cantSplit w:val="0"/>
          <w:tblHeader w:val="0"/>
        </w:trPr>
        <w:tc>
          <w:tcPr/>
          <w:p w:rsidR="00000000" w:rsidDel="00000000" w:rsidP="00000000" w:rsidRDefault="00000000" w:rsidRPr="00000000" w14:paraId="00000367">
            <w:pPr>
              <w:widowControl w:val="0"/>
              <w:spacing w:line="240" w:lineRule="auto"/>
              <w:ind w:left="720" w:hanging="360"/>
              <w:rPr>
                <w:b w:val="1"/>
                <w:bCs w:val="1"/>
                <w:sz w:val="24"/>
                <w:szCs w:val="24"/>
              </w:rPr>
            </w:pPr>
            <w:r w:rsidDel="00000000" w:rsidR="00000000" w:rsidRPr="00000000">
              <w:rPr>
                <w:b w:val="1"/>
                <w:bCs w:val="1"/>
                <w:sz w:val="24"/>
                <w:szCs w:val="24"/>
                <w:rtl w:val="0"/>
              </w:rPr>
              <w:t xml:space="preserve">Time</w:t>
            </w:r>
          </w:p>
        </w:tc>
        <w:tc>
          <w:tcPr/>
          <w:p w:rsidR="00000000" w:rsidDel="00000000" w:rsidP="00000000" w:rsidRDefault="00000000" w:rsidRPr="00000000" w14:paraId="00000368">
            <w:pPr>
              <w:widowControl w:val="0"/>
              <w:spacing w:line="240" w:lineRule="auto"/>
              <w:ind w:left="720" w:hanging="360"/>
              <w:rPr>
                <w:b w:val="1"/>
                <w:bCs w:val="1"/>
                <w:sz w:val="24"/>
                <w:szCs w:val="24"/>
              </w:rPr>
            </w:pPr>
            <w:r w:rsidDel="00000000" w:rsidR="00000000" w:rsidRPr="00000000">
              <w:rPr>
                <w:b w:val="1"/>
                <w:bCs w:val="1"/>
                <w:sz w:val="24"/>
                <w:szCs w:val="24"/>
                <w:rtl w:val="0"/>
              </w:rPr>
              <w:t xml:space="preserve">Topic</w:t>
            </w:r>
          </w:p>
        </w:tc>
        <w:tc>
          <w:tcPr/>
          <w:p w:rsidR="00000000" w:rsidDel="00000000" w:rsidP="00000000" w:rsidRDefault="00000000" w:rsidRPr="00000000" w14:paraId="00000369">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A">
            <w:pPr>
              <w:widowControl w:val="0"/>
              <w:spacing w:line="240" w:lineRule="auto"/>
              <w:ind w:left="720" w:hanging="360"/>
              <w:rPr>
                <w:b w:val="1"/>
                <w:bCs w:val="1"/>
                <w:sz w:val="24"/>
                <w:szCs w:val="24"/>
              </w:rPr>
            </w:pPr>
            <w:r w:rsidDel="00000000" w:rsidR="00000000" w:rsidRPr="00000000">
              <w:rPr>
                <w:rtl w:val="0"/>
              </w:rPr>
            </w:r>
          </w:p>
        </w:tc>
        <w:tc>
          <w:tcPr/>
          <w:p w:rsidR="00000000" w:rsidDel="00000000" w:rsidP="00000000" w:rsidRDefault="00000000" w:rsidRPr="00000000" w14:paraId="0000036B">
            <w:pPr>
              <w:widowControl w:val="0"/>
              <w:spacing w:line="240" w:lineRule="auto"/>
              <w:rPr>
                <w:sz w:val="24"/>
                <w:szCs w:val="24"/>
              </w:rPr>
            </w:pPr>
            <w:r w:rsidDel="00000000" w:rsidR="00000000" w:rsidRPr="00000000">
              <w:rPr>
                <w:sz w:val="24"/>
                <w:szCs w:val="24"/>
                <w:rtl w:val="0"/>
              </w:rPr>
              <w:t xml:space="preserve">Introduction </w:t>
            </w:r>
          </w:p>
          <w:p w:rsidR="00000000" w:rsidDel="00000000" w:rsidP="00000000" w:rsidRDefault="00000000" w:rsidRPr="00000000" w14:paraId="0000036C">
            <w:pPr>
              <w:widowControl w:val="0"/>
              <w:spacing w:line="240" w:lineRule="auto"/>
              <w:rPr>
                <w:sz w:val="24"/>
                <w:szCs w:val="24"/>
              </w:rPr>
            </w:pPr>
            <w:r w:rsidDel="00000000" w:rsidR="00000000" w:rsidRPr="00000000">
              <w:rPr>
                <w:sz w:val="24"/>
                <w:szCs w:val="24"/>
                <w:rtl w:val="0"/>
              </w:rPr>
              <w:t xml:space="preserve">(5 mins)</w:t>
            </w:r>
          </w:p>
        </w:tc>
        <w:tc>
          <w:tcPr/>
          <w:p w:rsidR="00000000" w:rsidDel="00000000" w:rsidP="00000000" w:rsidRDefault="00000000" w:rsidRPr="00000000" w14:paraId="0000036D">
            <w:pPr>
              <w:widowControl w:val="0"/>
              <w:spacing w:line="240" w:lineRule="auto"/>
              <w:rPr>
                <w:color w:val="0000ff"/>
                <w:sz w:val="24"/>
                <w:szCs w:val="24"/>
              </w:rPr>
            </w:pPr>
            <w:r w:rsidDel="00000000" w:rsidR="00000000" w:rsidRPr="00000000">
              <w:rPr>
                <w:color w:val="0000ff"/>
                <w:sz w:val="24"/>
                <w:szCs w:val="24"/>
                <w:rtl w:val="0"/>
              </w:rPr>
              <w:t xml:space="preserve">Background and Context Setting</w:t>
            </w:r>
          </w:p>
          <w:p w:rsidR="00000000" w:rsidDel="00000000" w:rsidP="00000000" w:rsidRDefault="00000000" w:rsidRPr="00000000" w14:paraId="0000036E">
            <w:pPr>
              <w:widowControl w:val="0"/>
              <w:spacing w:line="240" w:lineRule="auto"/>
              <w:rPr>
                <w:i w:val="1"/>
                <w:iCs w:val="1"/>
                <w:color w:val="0000ff"/>
                <w:sz w:val="24"/>
                <w:szCs w:val="24"/>
              </w:rPr>
            </w:pPr>
            <w:r w:rsidDel="00000000" w:rsidR="00000000" w:rsidRPr="00000000">
              <w:rPr>
                <w:color w:val="0000ff"/>
                <w:sz w:val="24"/>
                <w:szCs w:val="24"/>
                <w:rtl w:val="0"/>
              </w:rPr>
              <w:t xml:space="preserve">C</w:t>
            </w:r>
            <w:r w:rsidDel="00000000" w:rsidR="00000000" w:rsidRPr="00000000">
              <w:rPr>
                <w:i w:val="1"/>
                <w:iCs w:val="1"/>
                <w:color w:val="0000ff"/>
                <w:sz w:val="24"/>
                <w:szCs w:val="24"/>
                <w:rtl w:val="0"/>
              </w:rPr>
              <w:t xml:space="preserve">o-Host: WCS and IPBC</w:t>
            </w:r>
          </w:p>
        </w:tc>
      </w:tr>
      <w:tr>
        <w:trPr>
          <w:cantSplit w:val="0"/>
          <w:tblHeader w:val="0"/>
        </w:trPr>
        <w:tc>
          <w:tcPr/>
          <w:p w:rsidR="00000000" w:rsidDel="00000000" w:rsidP="00000000" w:rsidRDefault="00000000" w:rsidRPr="00000000" w14:paraId="0000036F">
            <w:pPr>
              <w:widowControl w:val="0"/>
              <w:spacing w:line="240" w:lineRule="auto"/>
              <w:ind w:left="720" w:hanging="360"/>
              <w:rPr>
                <w:b w:val="1"/>
                <w:bCs w:val="1"/>
                <w:sz w:val="24"/>
                <w:szCs w:val="24"/>
              </w:rPr>
            </w:pPr>
            <w:r w:rsidDel="00000000" w:rsidR="00000000" w:rsidRPr="00000000">
              <w:rPr>
                <w:rtl w:val="0"/>
              </w:rPr>
            </w:r>
          </w:p>
        </w:tc>
        <w:tc>
          <w:tcPr/>
          <w:p w:rsidR="00000000" w:rsidDel="00000000" w:rsidP="00000000" w:rsidRDefault="00000000" w:rsidRPr="00000000" w14:paraId="00000370">
            <w:pPr>
              <w:widowControl w:val="0"/>
              <w:spacing w:line="240" w:lineRule="auto"/>
              <w:rPr>
                <w:sz w:val="24"/>
                <w:szCs w:val="24"/>
              </w:rPr>
            </w:pPr>
            <w:r w:rsidDel="00000000" w:rsidR="00000000" w:rsidRPr="00000000">
              <w:rPr>
                <w:sz w:val="24"/>
                <w:szCs w:val="24"/>
                <w:rtl w:val="0"/>
              </w:rPr>
              <w:t xml:space="preserve">Session Plenary Talk </w:t>
            </w:r>
          </w:p>
          <w:p w:rsidR="00000000" w:rsidDel="00000000" w:rsidP="00000000" w:rsidRDefault="00000000" w:rsidRPr="00000000" w14:paraId="00000371">
            <w:pPr>
              <w:widowControl w:val="0"/>
              <w:spacing w:line="240" w:lineRule="auto"/>
              <w:rPr>
                <w:sz w:val="24"/>
                <w:szCs w:val="24"/>
              </w:rPr>
            </w:pPr>
            <w:r w:rsidDel="00000000" w:rsidR="00000000" w:rsidRPr="00000000">
              <w:rPr>
                <w:sz w:val="24"/>
                <w:szCs w:val="24"/>
                <w:rtl w:val="0"/>
              </w:rPr>
              <w:t xml:space="preserve">(15 mins)</w:t>
            </w:r>
          </w:p>
        </w:tc>
        <w:tc>
          <w:tcPr/>
          <w:p w:rsidR="00000000" w:rsidDel="00000000" w:rsidP="00000000" w:rsidRDefault="00000000" w:rsidRPr="00000000" w14:paraId="00000372">
            <w:pPr>
              <w:widowControl w:val="0"/>
              <w:spacing w:line="240" w:lineRule="auto"/>
              <w:rPr>
                <w:color w:val="0000ff"/>
                <w:sz w:val="24"/>
                <w:szCs w:val="24"/>
              </w:rPr>
            </w:pPr>
            <w:r w:rsidDel="00000000" w:rsidR="00000000" w:rsidRPr="00000000">
              <w:rPr>
                <w:color w:val="0000ff"/>
                <w:sz w:val="24"/>
                <w:szCs w:val="24"/>
                <w:rtl w:val="0"/>
              </w:rPr>
              <w:t xml:space="preserve">Conservation and Human Rights in the context of Protected and Conserved Areas</w:t>
            </w:r>
          </w:p>
          <w:p w:rsidR="00000000" w:rsidDel="00000000" w:rsidP="00000000" w:rsidRDefault="00000000" w:rsidRPr="00000000" w14:paraId="00000373">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374">
            <w:pPr>
              <w:widowControl w:val="0"/>
              <w:spacing w:line="240" w:lineRule="auto"/>
              <w:rPr>
                <w:i w:val="1"/>
                <w:iCs w:val="1"/>
                <w:color w:val="0000ff"/>
                <w:sz w:val="24"/>
                <w:szCs w:val="24"/>
              </w:rPr>
            </w:pPr>
            <w:r w:rsidDel="00000000" w:rsidR="00000000" w:rsidRPr="00000000">
              <w:rPr>
                <w:i w:val="1"/>
                <w:iCs w:val="1"/>
                <w:color w:val="0000ff"/>
                <w:sz w:val="24"/>
                <w:szCs w:val="24"/>
                <w:rtl w:val="0"/>
              </w:rPr>
              <w:t xml:space="preserve">Sushil Raj,  WCS Rights and Communities Executive Director</w:t>
            </w:r>
          </w:p>
        </w:tc>
      </w:tr>
      <w:tr>
        <w:trPr>
          <w:cantSplit w:val="0"/>
          <w:tblHeader w:val="0"/>
        </w:trPr>
        <w:tc>
          <w:tcPr/>
          <w:p w:rsidR="00000000" w:rsidDel="00000000" w:rsidP="00000000" w:rsidRDefault="00000000" w:rsidRPr="00000000" w14:paraId="00000375">
            <w:pPr>
              <w:widowControl w:val="0"/>
              <w:spacing w:line="240" w:lineRule="auto"/>
              <w:ind w:left="720" w:hanging="360"/>
              <w:rPr>
                <w:b w:val="1"/>
                <w:bCs w:val="1"/>
                <w:sz w:val="24"/>
                <w:szCs w:val="24"/>
              </w:rPr>
            </w:pPr>
            <w:r w:rsidDel="00000000" w:rsidR="00000000" w:rsidRPr="00000000">
              <w:rPr>
                <w:rtl w:val="0"/>
              </w:rPr>
            </w:r>
          </w:p>
        </w:tc>
        <w:tc>
          <w:tcPr/>
          <w:p w:rsidR="00000000" w:rsidDel="00000000" w:rsidP="00000000" w:rsidRDefault="00000000" w:rsidRPr="00000000" w14:paraId="00000376">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Q&amp;A</w:t>
            </w:r>
          </w:p>
          <w:p w:rsidR="00000000" w:rsidDel="00000000" w:rsidP="00000000" w:rsidRDefault="00000000" w:rsidRPr="00000000" w14:paraId="00000377">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(10 mins)</w:t>
            </w:r>
          </w:p>
        </w:tc>
        <w:tc>
          <w:tcPr/>
          <w:p w:rsidR="00000000" w:rsidDel="00000000" w:rsidP="00000000" w:rsidRDefault="00000000" w:rsidRPr="00000000" w14:paraId="00000378">
            <w:pPr>
              <w:widowControl w:val="0"/>
              <w:spacing w:line="240" w:lineRule="auto"/>
              <w:rPr>
                <w:sz w:val="24"/>
                <w:szCs w:val="24"/>
              </w:rPr>
            </w:pPr>
            <w:r w:rsidDel="00000000" w:rsidR="00000000" w:rsidRPr="00000000">
              <w:rPr>
                <w:color w:val="0000ff"/>
                <w:sz w:val="24"/>
                <w:szCs w:val="24"/>
                <w:rtl w:val="0"/>
              </w:rPr>
              <w:t xml:space="preserve">C</w:t>
            </w:r>
            <w:r w:rsidDel="00000000" w:rsidR="00000000" w:rsidRPr="00000000">
              <w:rPr>
                <w:i w:val="1"/>
                <w:iCs w:val="1"/>
                <w:color w:val="0000ff"/>
                <w:sz w:val="24"/>
                <w:szCs w:val="24"/>
                <w:rtl w:val="0"/>
              </w:rPr>
              <w:t xml:space="preserve">o-Host: WCS and IPBC</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79">
            <w:pPr>
              <w:widowControl w:val="0"/>
              <w:spacing w:line="240" w:lineRule="auto"/>
              <w:ind w:left="720" w:hanging="360"/>
              <w:rPr>
                <w:sz w:val="24"/>
                <w:szCs w:val="24"/>
              </w:rPr>
            </w:pPr>
            <w:r w:rsidDel="00000000" w:rsidR="00000000" w:rsidRPr="00000000">
              <w:rPr>
                <w:rtl w:val="0"/>
              </w:rPr>
            </w:r>
          </w:p>
        </w:tc>
        <w:tc>
          <w:tcPr>
            <w:gridSpan w:val="2"/>
          </w:tcPr>
          <w:p w:rsidR="00000000" w:rsidDel="00000000" w:rsidP="00000000" w:rsidRDefault="00000000" w:rsidRPr="00000000" w14:paraId="0000037A">
            <w:pPr>
              <w:widowControl w:val="0"/>
              <w:spacing w:line="240" w:lineRule="auto"/>
              <w:rPr>
                <w:b w:val="1"/>
                <w:bCs w:val="1"/>
                <w:sz w:val="24"/>
                <w:szCs w:val="24"/>
              </w:rPr>
            </w:pPr>
            <w:r w:rsidDel="00000000" w:rsidR="00000000" w:rsidRPr="00000000">
              <w:rPr>
                <w:b w:val="1"/>
                <w:bCs w:val="1"/>
                <w:sz w:val="24"/>
                <w:szCs w:val="24"/>
                <w:rtl w:val="0"/>
              </w:rPr>
              <w:t xml:space="preserve">Session Forum</w:t>
            </w:r>
          </w:p>
        </w:tc>
      </w:tr>
      <w:tr>
        <w:trPr>
          <w:cantSplit w:val="0"/>
          <w:trHeight w:val="735" w:hRule="atLeast"/>
          <w:tblHeader w:val="0"/>
        </w:trPr>
        <w:tc>
          <w:tcPr/>
          <w:p w:rsidR="00000000" w:rsidDel="00000000" w:rsidP="00000000" w:rsidRDefault="00000000" w:rsidRPr="00000000" w14:paraId="0000037C">
            <w:pPr>
              <w:widowControl w:val="0"/>
              <w:spacing w:line="240" w:lineRule="auto"/>
              <w:ind w:left="720" w:hanging="360"/>
              <w:rPr>
                <w:sz w:val="24"/>
                <w:szCs w:val="24"/>
              </w:rPr>
            </w:pPr>
            <w:r w:rsidDel="00000000" w:rsidR="00000000" w:rsidRPr="00000000">
              <w:rPr>
                <w:rtl w:val="0"/>
              </w:rPr>
            </w:r>
          </w:p>
        </w:tc>
        <w:tc>
          <w:tcPr>
            <w:gridSpan w:val="2"/>
          </w:tcPr>
          <w:p w:rsidR="00000000" w:rsidDel="00000000" w:rsidP="00000000" w:rsidRDefault="00000000" w:rsidRPr="00000000" w14:paraId="0000037D">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Indigenous People’s roles in conservation</w:t>
            </w:r>
          </w:p>
        </w:tc>
      </w:tr>
      <w:tr>
        <w:trPr>
          <w:cantSplit w:val="0"/>
          <w:trHeight w:val="1744.8828124999998" w:hRule="atLeast"/>
          <w:tblHeader w:val="0"/>
        </w:trPr>
        <w:tc>
          <w:tcPr/>
          <w:p w:rsidR="00000000" w:rsidDel="00000000" w:rsidP="00000000" w:rsidRDefault="00000000" w:rsidRPr="00000000" w14:paraId="0000037F">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80">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1</w:t>
            </w:r>
          </w:p>
          <w:p w:rsidR="00000000" w:rsidDel="00000000" w:rsidP="00000000" w:rsidRDefault="00000000" w:rsidRPr="00000000" w14:paraId="00000381">
            <w:pPr>
              <w:widowControl w:val="0"/>
              <w:spacing w:after="20" w:before="20" w:line="240" w:lineRule="auto"/>
              <w:rPr>
                <w:sz w:val="24"/>
                <w:szCs w:val="24"/>
                <w:highlight w:val="white"/>
              </w:rPr>
            </w:pPr>
            <w:r w:rsidDel="00000000" w:rsidR="00000000" w:rsidRPr="00000000">
              <w:rPr>
                <w:sz w:val="24"/>
                <w:szCs w:val="24"/>
                <w:highlight w:val="white"/>
                <w:rtl w:val="0"/>
              </w:rPr>
              <w:t xml:space="preserve">(10 mins)</w:t>
            </w:r>
          </w:p>
        </w:tc>
        <w:tc>
          <w:tcPr/>
          <w:p w:rsidR="00000000" w:rsidDel="00000000" w:rsidP="00000000" w:rsidRDefault="00000000" w:rsidRPr="00000000" w14:paraId="00000382">
            <w:pPr>
              <w:widowControl w:val="0"/>
              <w:spacing w:after="20" w:before="20" w:line="240" w:lineRule="auto"/>
              <w:rPr>
                <w:sz w:val="24"/>
                <w:szCs w:val="24"/>
              </w:rPr>
            </w:pPr>
            <w:r w:rsidDel="00000000" w:rsidR="00000000" w:rsidRPr="00000000">
              <w:rPr>
                <w:sz w:val="24"/>
                <w:szCs w:val="24"/>
                <w:rtl w:val="0"/>
              </w:rPr>
              <w:t xml:space="preserve">Kitanglad Guard Volunteers Brigade in Mt. Kitanglad Range Natural Park, Kitanglad</w:t>
            </w:r>
          </w:p>
          <w:p w:rsidR="00000000" w:rsidDel="00000000" w:rsidP="00000000" w:rsidRDefault="00000000" w:rsidRPr="00000000" w14:paraId="00000383">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84">
            <w:pPr>
              <w:widowControl w:val="0"/>
              <w:spacing w:after="20" w:before="20" w:line="240" w:lineRule="auto"/>
              <w:rPr>
                <w:i w:val="1"/>
                <w:iCs w:val="1"/>
                <w:color w:val="0000ff"/>
                <w:sz w:val="24"/>
                <w:szCs w:val="24"/>
              </w:rPr>
            </w:pPr>
            <w:r w:rsidDel="00000000" w:rsidR="00000000" w:rsidRPr="00000000">
              <w:rPr>
                <w:i w:val="1"/>
                <w:iCs w:val="1"/>
                <w:color w:val="0000ff"/>
                <w:sz w:val="24"/>
                <w:szCs w:val="24"/>
                <w:rtl w:val="0"/>
              </w:rPr>
              <w:t xml:space="preserve">KGV</w:t>
            </w:r>
          </w:p>
        </w:tc>
      </w:tr>
      <w:tr>
        <w:trPr>
          <w:cantSplit w:val="0"/>
          <w:tblHeader w:val="0"/>
        </w:trPr>
        <w:tc>
          <w:tcPr/>
          <w:p w:rsidR="00000000" w:rsidDel="00000000" w:rsidP="00000000" w:rsidRDefault="00000000" w:rsidRPr="00000000" w14:paraId="00000385">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86">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2</w:t>
            </w:r>
          </w:p>
          <w:p w:rsidR="00000000" w:rsidDel="00000000" w:rsidP="00000000" w:rsidRDefault="00000000" w:rsidRPr="00000000" w14:paraId="00000387">
            <w:pPr>
              <w:widowControl w:val="0"/>
              <w:spacing w:after="20" w:before="20" w:line="240" w:lineRule="auto"/>
              <w:rPr>
                <w:sz w:val="24"/>
                <w:szCs w:val="24"/>
                <w:highlight w:val="white"/>
              </w:rPr>
            </w:pPr>
            <w:r w:rsidDel="00000000" w:rsidR="00000000" w:rsidRPr="00000000">
              <w:rPr>
                <w:sz w:val="24"/>
                <w:szCs w:val="24"/>
                <w:highlight w:val="white"/>
                <w:rtl w:val="0"/>
              </w:rPr>
              <w:t xml:space="preserve">(10 mins)</w:t>
            </w:r>
          </w:p>
        </w:tc>
        <w:tc>
          <w:tcPr/>
          <w:p w:rsidR="00000000" w:rsidDel="00000000" w:rsidP="00000000" w:rsidRDefault="00000000" w:rsidRPr="00000000" w14:paraId="00000388">
            <w:pPr>
              <w:widowControl w:val="0"/>
              <w:spacing w:after="20" w:before="20" w:line="240" w:lineRule="auto"/>
              <w:rPr>
                <w:sz w:val="24"/>
                <w:szCs w:val="24"/>
              </w:rPr>
            </w:pPr>
            <w:r w:rsidDel="00000000" w:rsidR="00000000" w:rsidRPr="00000000">
              <w:rPr>
                <w:sz w:val="24"/>
                <w:szCs w:val="24"/>
                <w:rtl w:val="0"/>
              </w:rPr>
              <w:t xml:space="preserve">Mindoro Forest and Biodiversity Conservation Program, Iraya Mangyan</w:t>
            </w:r>
          </w:p>
          <w:p w:rsidR="00000000" w:rsidDel="00000000" w:rsidP="00000000" w:rsidRDefault="00000000" w:rsidRPr="00000000" w14:paraId="00000389">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8A">
            <w:pPr>
              <w:widowControl w:val="0"/>
              <w:spacing w:after="20" w:before="20" w:line="240" w:lineRule="auto"/>
              <w:rPr>
                <w:i w:val="1"/>
                <w:iCs w:val="1"/>
                <w:color w:val="0000ff"/>
                <w:sz w:val="24"/>
                <w:szCs w:val="24"/>
              </w:rPr>
            </w:pPr>
            <w:r w:rsidDel="00000000" w:rsidR="00000000" w:rsidRPr="00000000">
              <w:rPr>
                <w:i w:val="1"/>
                <w:iCs w:val="1"/>
                <w:color w:val="0000ff"/>
                <w:sz w:val="24"/>
                <w:szCs w:val="24"/>
                <w:rtl w:val="0"/>
              </w:rPr>
              <w:t xml:space="preserve">CCI</w:t>
            </w:r>
            <w:r w:rsidDel="00000000" w:rsidR="00000000" w:rsidRPr="00000000">
              <w:rPr>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8B">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8C">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Q&amp;A</w:t>
            </w:r>
          </w:p>
          <w:p w:rsidR="00000000" w:rsidDel="00000000" w:rsidP="00000000" w:rsidRDefault="00000000" w:rsidRPr="00000000" w14:paraId="0000038D">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(10 mins)</w:t>
            </w:r>
          </w:p>
        </w:tc>
        <w:tc>
          <w:tcPr/>
          <w:p w:rsidR="00000000" w:rsidDel="00000000" w:rsidP="00000000" w:rsidRDefault="00000000" w:rsidRPr="00000000" w14:paraId="0000038E">
            <w:pPr>
              <w:widowControl w:val="0"/>
              <w:spacing w:line="240" w:lineRule="auto"/>
              <w:rPr>
                <w:sz w:val="24"/>
                <w:szCs w:val="24"/>
              </w:rPr>
            </w:pPr>
            <w:r w:rsidDel="00000000" w:rsidR="00000000" w:rsidRPr="00000000">
              <w:rPr>
                <w:color w:val="0000ff"/>
                <w:sz w:val="24"/>
                <w:szCs w:val="24"/>
                <w:rtl w:val="0"/>
              </w:rPr>
              <w:t xml:space="preserve">C</w:t>
            </w:r>
            <w:r w:rsidDel="00000000" w:rsidR="00000000" w:rsidRPr="00000000">
              <w:rPr>
                <w:i w:val="1"/>
                <w:iCs w:val="1"/>
                <w:color w:val="0000ff"/>
                <w:sz w:val="24"/>
                <w:szCs w:val="24"/>
                <w:rtl w:val="0"/>
              </w:rPr>
              <w:t xml:space="preserve">o-Host: WCS and IPBC</w:t>
            </w:r>
            <w:r w:rsidDel="00000000" w:rsidR="00000000" w:rsidRPr="00000000">
              <w:rPr>
                <w:rtl w:val="0"/>
              </w:rPr>
            </w:r>
          </w:p>
        </w:tc>
      </w:tr>
      <w:tr>
        <w:trPr>
          <w:cantSplit w:val="0"/>
          <w:tblHeader w:val="0"/>
        </w:trPr>
        <w:tc>
          <w:tcPr/>
          <w:p w:rsidR="00000000" w:rsidDel="00000000" w:rsidP="00000000" w:rsidRDefault="00000000" w:rsidRPr="00000000" w14:paraId="0000038F">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90">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BREAK</w:t>
            </w:r>
          </w:p>
          <w:p w:rsidR="00000000" w:rsidDel="00000000" w:rsidP="00000000" w:rsidRDefault="00000000" w:rsidRPr="00000000" w14:paraId="00000391">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(10 mins)</w:t>
            </w:r>
          </w:p>
        </w:tc>
        <w:tc>
          <w:tcPr/>
          <w:p w:rsidR="00000000" w:rsidDel="00000000" w:rsidP="00000000" w:rsidRDefault="00000000" w:rsidRPr="00000000" w14:paraId="00000392">
            <w:pPr>
              <w:widowControl w:val="0"/>
              <w:spacing w:after="20" w:before="20" w:line="240" w:lineRule="auto"/>
              <w:rPr>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93">
            <w:pPr>
              <w:widowControl w:val="0"/>
              <w:spacing w:line="240" w:lineRule="auto"/>
              <w:ind w:left="720" w:hanging="360"/>
              <w:rPr>
                <w:sz w:val="24"/>
                <w:szCs w:val="24"/>
              </w:rPr>
            </w:pPr>
            <w:r w:rsidDel="00000000" w:rsidR="00000000" w:rsidRPr="00000000">
              <w:rPr>
                <w:rtl w:val="0"/>
              </w:rPr>
            </w:r>
          </w:p>
        </w:tc>
        <w:tc>
          <w:tcPr>
            <w:gridSpan w:val="2"/>
          </w:tcPr>
          <w:p w:rsidR="00000000" w:rsidDel="00000000" w:rsidP="00000000" w:rsidRDefault="00000000" w:rsidRPr="00000000" w14:paraId="00000394">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Traditional ecological knowledge systems</w:t>
            </w:r>
          </w:p>
        </w:tc>
      </w:tr>
      <w:tr>
        <w:trPr>
          <w:cantSplit w:val="0"/>
          <w:tblHeader w:val="0"/>
        </w:trPr>
        <w:tc>
          <w:tcPr/>
          <w:p w:rsidR="00000000" w:rsidDel="00000000" w:rsidP="00000000" w:rsidRDefault="00000000" w:rsidRPr="00000000" w14:paraId="00000396">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97">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3</w:t>
            </w:r>
          </w:p>
          <w:p w:rsidR="00000000" w:rsidDel="00000000" w:rsidP="00000000" w:rsidRDefault="00000000" w:rsidRPr="00000000" w14:paraId="00000398">
            <w:pPr>
              <w:widowControl w:val="0"/>
              <w:spacing w:after="20" w:before="20" w:line="240" w:lineRule="auto"/>
              <w:rPr>
                <w:sz w:val="24"/>
                <w:szCs w:val="24"/>
                <w:highlight w:val="white"/>
              </w:rPr>
            </w:pPr>
            <w:r w:rsidDel="00000000" w:rsidR="00000000" w:rsidRPr="00000000">
              <w:rPr>
                <w:sz w:val="24"/>
                <w:szCs w:val="24"/>
                <w:highlight w:val="white"/>
                <w:rtl w:val="0"/>
              </w:rPr>
              <w:t xml:space="preserve">(10 mins)</w:t>
            </w:r>
          </w:p>
        </w:tc>
        <w:tc>
          <w:tcPr/>
          <w:p w:rsidR="00000000" w:rsidDel="00000000" w:rsidP="00000000" w:rsidRDefault="00000000" w:rsidRPr="00000000" w14:paraId="00000399">
            <w:pPr>
              <w:widowControl w:val="0"/>
              <w:spacing w:after="20" w:before="20" w:line="240" w:lineRule="auto"/>
              <w:rPr>
                <w:sz w:val="24"/>
                <w:szCs w:val="24"/>
              </w:rPr>
            </w:pPr>
            <w:r w:rsidDel="00000000" w:rsidR="00000000" w:rsidRPr="00000000">
              <w:rPr>
                <w:sz w:val="24"/>
                <w:szCs w:val="24"/>
                <w:rtl w:val="0"/>
              </w:rPr>
              <w:t xml:space="preserve">Socio-Cultural Mapping and Documentation Project, Mt. Apo Natural Park</w:t>
            </w:r>
          </w:p>
          <w:p w:rsidR="00000000" w:rsidDel="00000000" w:rsidP="00000000" w:rsidRDefault="00000000" w:rsidRPr="00000000" w14:paraId="0000039A">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9B">
            <w:pPr>
              <w:widowControl w:val="0"/>
              <w:spacing w:after="20" w:before="20" w:line="240" w:lineRule="auto"/>
              <w:rPr>
                <w:i w:val="1"/>
                <w:iCs w:val="1"/>
                <w:color w:val="0000ff"/>
                <w:sz w:val="24"/>
                <w:szCs w:val="24"/>
              </w:rPr>
            </w:pPr>
            <w:r w:rsidDel="00000000" w:rsidR="00000000" w:rsidRPr="00000000">
              <w:rPr>
                <w:i w:val="1"/>
                <w:iCs w:val="1"/>
                <w:color w:val="0000ff"/>
                <w:sz w:val="24"/>
                <w:szCs w:val="24"/>
                <w:rtl w:val="0"/>
              </w:rPr>
              <w:t xml:space="preserve">TBA</w:t>
            </w:r>
          </w:p>
        </w:tc>
      </w:tr>
      <w:tr>
        <w:trPr>
          <w:cantSplit w:val="0"/>
          <w:tblHeader w:val="0"/>
        </w:trPr>
        <w:tc>
          <w:tcPr/>
          <w:p w:rsidR="00000000" w:rsidDel="00000000" w:rsidP="00000000" w:rsidRDefault="00000000" w:rsidRPr="00000000" w14:paraId="0000039C">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9D">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4</w:t>
            </w:r>
          </w:p>
          <w:p w:rsidR="00000000" w:rsidDel="00000000" w:rsidP="00000000" w:rsidRDefault="00000000" w:rsidRPr="00000000" w14:paraId="0000039E">
            <w:pPr>
              <w:widowControl w:val="0"/>
              <w:spacing w:after="20" w:before="20" w:line="240" w:lineRule="auto"/>
              <w:rPr>
                <w:b w:val="1"/>
                <w:bCs w:val="1"/>
                <w:sz w:val="24"/>
                <w:szCs w:val="24"/>
                <w:highlight w:val="white"/>
              </w:rPr>
            </w:pPr>
            <w:r w:rsidDel="00000000" w:rsidR="00000000" w:rsidRPr="00000000">
              <w:rPr>
                <w:sz w:val="24"/>
                <w:szCs w:val="24"/>
                <w:highlight w:val="white"/>
                <w:rtl w:val="0"/>
              </w:rPr>
              <w:t xml:space="preserve">(10 mins)</w:t>
            </w:r>
            <w:r w:rsidDel="00000000" w:rsidR="00000000" w:rsidRPr="00000000">
              <w:rPr>
                <w:rtl w:val="0"/>
              </w:rPr>
            </w:r>
          </w:p>
        </w:tc>
        <w:tc>
          <w:tcPr/>
          <w:p w:rsidR="00000000" w:rsidDel="00000000" w:rsidP="00000000" w:rsidRDefault="00000000" w:rsidRPr="00000000" w14:paraId="0000039F">
            <w:pPr>
              <w:widowControl w:val="0"/>
              <w:spacing w:after="20" w:before="20" w:line="240" w:lineRule="auto"/>
              <w:rPr>
                <w:sz w:val="24"/>
                <w:szCs w:val="24"/>
              </w:rPr>
            </w:pPr>
            <w:r w:rsidDel="00000000" w:rsidR="00000000" w:rsidRPr="00000000">
              <w:rPr>
                <w:sz w:val="24"/>
                <w:szCs w:val="24"/>
                <w:rtl w:val="0"/>
              </w:rPr>
              <w:t xml:space="preserve">Bajo Mola Community, Wakatobi National Park, Indonesia</w:t>
            </w:r>
          </w:p>
          <w:p w:rsidR="00000000" w:rsidDel="00000000" w:rsidP="00000000" w:rsidRDefault="00000000" w:rsidRPr="00000000" w14:paraId="000003A0">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A1">
            <w:pPr>
              <w:widowControl w:val="0"/>
              <w:spacing w:after="20" w:before="20" w:line="240" w:lineRule="auto"/>
              <w:rPr>
                <w:i w:val="1"/>
                <w:iCs w:val="1"/>
                <w:color w:val="0000ff"/>
                <w:sz w:val="24"/>
                <w:szCs w:val="24"/>
              </w:rPr>
            </w:pPr>
            <w:r w:rsidDel="00000000" w:rsidR="00000000" w:rsidRPr="00000000">
              <w:rPr>
                <w:i w:val="1"/>
                <w:iCs w:val="1"/>
                <w:color w:val="0000ff"/>
                <w:sz w:val="24"/>
                <w:szCs w:val="24"/>
                <w:rtl w:val="0"/>
              </w:rPr>
              <w:t xml:space="preserve">TBA</w:t>
            </w:r>
          </w:p>
        </w:tc>
      </w:tr>
      <w:tr>
        <w:trPr>
          <w:cantSplit w:val="0"/>
          <w:trHeight w:val="440" w:hRule="atLeast"/>
          <w:tblHeader w:val="0"/>
        </w:trPr>
        <w:tc>
          <w:tcPr/>
          <w:p w:rsidR="00000000" w:rsidDel="00000000" w:rsidP="00000000" w:rsidRDefault="00000000" w:rsidRPr="00000000" w14:paraId="000003A2">
            <w:pPr>
              <w:widowControl w:val="0"/>
              <w:spacing w:line="240" w:lineRule="auto"/>
              <w:ind w:left="720" w:hanging="360"/>
              <w:rPr>
                <w:sz w:val="24"/>
                <w:szCs w:val="24"/>
              </w:rPr>
            </w:pPr>
            <w:r w:rsidDel="00000000" w:rsidR="00000000" w:rsidRPr="00000000">
              <w:rPr>
                <w:rtl w:val="0"/>
              </w:rPr>
            </w:r>
          </w:p>
        </w:tc>
        <w:tc>
          <w:tcPr>
            <w:gridSpan w:val="2"/>
          </w:tcPr>
          <w:p w:rsidR="00000000" w:rsidDel="00000000" w:rsidP="00000000" w:rsidRDefault="00000000" w:rsidRPr="00000000" w14:paraId="000003A3">
            <w:pPr>
              <w:widowControl w:val="0"/>
              <w:spacing w:after="20" w:before="20" w:line="240" w:lineRule="auto"/>
              <w:ind w:right="215.80078125"/>
              <w:rPr>
                <w:b w:val="1"/>
                <w:bCs w:val="1"/>
                <w:sz w:val="24"/>
                <w:szCs w:val="24"/>
                <w:highlight w:val="white"/>
              </w:rPr>
            </w:pPr>
            <w:r w:rsidDel="00000000" w:rsidR="00000000" w:rsidRPr="00000000">
              <w:rPr>
                <w:b w:val="1"/>
                <w:bCs w:val="1"/>
                <w:sz w:val="24"/>
                <w:szCs w:val="24"/>
                <w:highlight w:val="white"/>
                <w:rtl w:val="0"/>
              </w:rPr>
              <w:t xml:space="preserve">Co-management and community-led initiatives</w:t>
            </w:r>
          </w:p>
        </w:tc>
      </w:tr>
      <w:tr>
        <w:trPr>
          <w:cantSplit w:val="0"/>
          <w:tblHeader w:val="0"/>
        </w:trPr>
        <w:tc>
          <w:tcPr/>
          <w:p w:rsidR="00000000" w:rsidDel="00000000" w:rsidP="00000000" w:rsidRDefault="00000000" w:rsidRPr="00000000" w14:paraId="000003A5">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A6">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5</w:t>
            </w:r>
          </w:p>
          <w:p w:rsidR="00000000" w:rsidDel="00000000" w:rsidP="00000000" w:rsidRDefault="00000000" w:rsidRPr="00000000" w14:paraId="000003A7">
            <w:pPr>
              <w:widowControl w:val="0"/>
              <w:spacing w:after="20" w:before="20" w:line="240" w:lineRule="auto"/>
              <w:rPr>
                <w:b w:val="1"/>
                <w:bCs w:val="1"/>
                <w:sz w:val="24"/>
                <w:szCs w:val="24"/>
                <w:highlight w:val="white"/>
              </w:rPr>
            </w:pPr>
            <w:r w:rsidDel="00000000" w:rsidR="00000000" w:rsidRPr="00000000">
              <w:rPr>
                <w:sz w:val="24"/>
                <w:szCs w:val="24"/>
                <w:highlight w:val="white"/>
                <w:rtl w:val="0"/>
              </w:rPr>
              <w:t xml:space="preserve">(10 mins)</w:t>
            </w:r>
            <w:r w:rsidDel="00000000" w:rsidR="00000000" w:rsidRPr="00000000">
              <w:rPr>
                <w:rtl w:val="0"/>
              </w:rPr>
            </w:r>
          </w:p>
        </w:tc>
        <w:tc>
          <w:tcPr/>
          <w:p w:rsidR="00000000" w:rsidDel="00000000" w:rsidP="00000000" w:rsidRDefault="00000000" w:rsidRPr="00000000" w14:paraId="000003A8">
            <w:pPr>
              <w:widowControl w:val="0"/>
              <w:spacing w:after="20" w:before="20" w:line="240" w:lineRule="auto"/>
              <w:rPr>
                <w:sz w:val="24"/>
                <w:szCs w:val="24"/>
              </w:rPr>
            </w:pPr>
            <w:r w:rsidDel="00000000" w:rsidR="00000000" w:rsidRPr="00000000">
              <w:rPr>
                <w:sz w:val="24"/>
                <w:szCs w:val="24"/>
                <w:rtl w:val="0"/>
              </w:rPr>
              <w:t xml:space="preserve">Nam Ha National Park (Lao PDR)</w:t>
            </w:r>
          </w:p>
          <w:p w:rsidR="00000000" w:rsidDel="00000000" w:rsidP="00000000" w:rsidRDefault="00000000" w:rsidRPr="00000000" w14:paraId="000003A9">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AA">
            <w:pPr>
              <w:widowControl w:val="0"/>
              <w:spacing w:after="20" w:before="20" w:line="240" w:lineRule="auto"/>
              <w:rPr>
                <w:sz w:val="24"/>
                <w:szCs w:val="24"/>
              </w:rPr>
            </w:pPr>
            <w:r w:rsidDel="00000000" w:rsidR="00000000" w:rsidRPr="00000000">
              <w:rPr>
                <w:i w:val="1"/>
                <w:iCs w:val="1"/>
                <w:color w:val="0000ff"/>
                <w:sz w:val="24"/>
                <w:szCs w:val="24"/>
                <w:rtl w:val="0"/>
              </w:rPr>
              <w:t xml:space="preserve">TBA</w:t>
            </w:r>
            <w:r w:rsidDel="00000000" w:rsidR="00000000" w:rsidRPr="00000000">
              <w:rPr>
                <w:rtl w:val="0"/>
              </w:rPr>
            </w:r>
          </w:p>
        </w:tc>
      </w:tr>
      <w:tr>
        <w:trPr>
          <w:cantSplit w:val="0"/>
          <w:tblHeader w:val="0"/>
        </w:trPr>
        <w:tc>
          <w:tcPr/>
          <w:p w:rsidR="00000000" w:rsidDel="00000000" w:rsidP="00000000" w:rsidRDefault="00000000" w:rsidRPr="00000000" w14:paraId="000003AB">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AC">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Presentation 6</w:t>
            </w:r>
          </w:p>
          <w:p w:rsidR="00000000" w:rsidDel="00000000" w:rsidP="00000000" w:rsidRDefault="00000000" w:rsidRPr="00000000" w14:paraId="000003AD">
            <w:pPr>
              <w:widowControl w:val="0"/>
              <w:spacing w:after="20" w:before="20" w:line="240" w:lineRule="auto"/>
              <w:rPr>
                <w:b w:val="1"/>
                <w:bCs w:val="1"/>
                <w:sz w:val="24"/>
                <w:szCs w:val="24"/>
                <w:highlight w:val="white"/>
              </w:rPr>
            </w:pPr>
            <w:r w:rsidDel="00000000" w:rsidR="00000000" w:rsidRPr="00000000">
              <w:rPr>
                <w:sz w:val="24"/>
                <w:szCs w:val="24"/>
                <w:highlight w:val="white"/>
                <w:rtl w:val="0"/>
              </w:rPr>
              <w:t xml:space="preserve">(10 mins)</w:t>
            </w:r>
            <w:r w:rsidDel="00000000" w:rsidR="00000000" w:rsidRPr="00000000">
              <w:rPr>
                <w:rtl w:val="0"/>
              </w:rPr>
            </w:r>
          </w:p>
        </w:tc>
        <w:tc>
          <w:tcPr/>
          <w:p w:rsidR="00000000" w:rsidDel="00000000" w:rsidP="00000000" w:rsidRDefault="00000000" w:rsidRPr="00000000" w14:paraId="000003AE">
            <w:pPr>
              <w:widowControl w:val="0"/>
              <w:spacing w:after="20" w:before="20" w:line="240" w:lineRule="auto"/>
              <w:rPr>
                <w:sz w:val="24"/>
                <w:szCs w:val="24"/>
              </w:rPr>
            </w:pPr>
            <w:r w:rsidDel="00000000" w:rsidR="00000000" w:rsidRPr="00000000">
              <w:rPr>
                <w:sz w:val="24"/>
                <w:szCs w:val="24"/>
                <w:rtl w:val="0"/>
              </w:rPr>
              <w:t xml:space="preserve">Community- Managed Savings and Credit Association (Masinloc Oyon Bay PLS)</w:t>
            </w:r>
          </w:p>
          <w:p w:rsidR="00000000" w:rsidDel="00000000" w:rsidP="00000000" w:rsidRDefault="00000000" w:rsidRPr="00000000" w14:paraId="000003AF">
            <w:pPr>
              <w:widowControl w:val="0"/>
              <w:spacing w:after="20" w:before="20" w:line="240" w:lineRule="auto"/>
              <w:rPr>
                <w:sz w:val="24"/>
                <w:szCs w:val="24"/>
              </w:rPr>
            </w:pPr>
            <w:r w:rsidDel="00000000" w:rsidR="00000000" w:rsidRPr="00000000">
              <w:rPr>
                <w:rtl w:val="0"/>
              </w:rPr>
            </w:r>
          </w:p>
          <w:p w:rsidR="00000000" w:rsidDel="00000000" w:rsidP="00000000" w:rsidRDefault="00000000" w:rsidRPr="00000000" w14:paraId="000003B0">
            <w:pPr>
              <w:widowControl w:val="0"/>
              <w:spacing w:after="20" w:before="20" w:line="240" w:lineRule="auto"/>
              <w:rPr>
                <w:i w:val="1"/>
                <w:iCs w:val="1"/>
                <w:color w:val="0000ff"/>
                <w:sz w:val="24"/>
                <w:szCs w:val="24"/>
              </w:rPr>
            </w:pPr>
            <w:r w:rsidDel="00000000" w:rsidR="00000000" w:rsidRPr="00000000">
              <w:rPr>
                <w:i w:val="1"/>
                <w:iCs w:val="1"/>
                <w:color w:val="0000ff"/>
                <w:sz w:val="24"/>
                <w:szCs w:val="24"/>
                <w:rtl w:val="0"/>
              </w:rPr>
              <w:t xml:space="preserve">TBA</w:t>
            </w:r>
          </w:p>
        </w:tc>
      </w:tr>
      <w:tr>
        <w:trPr>
          <w:cantSplit w:val="0"/>
          <w:tblHeader w:val="0"/>
        </w:trPr>
        <w:tc>
          <w:tcPr/>
          <w:p w:rsidR="00000000" w:rsidDel="00000000" w:rsidP="00000000" w:rsidRDefault="00000000" w:rsidRPr="00000000" w14:paraId="000003B1">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B2">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Q&amp;A</w:t>
            </w:r>
          </w:p>
          <w:p w:rsidR="00000000" w:rsidDel="00000000" w:rsidP="00000000" w:rsidRDefault="00000000" w:rsidRPr="00000000" w14:paraId="000003B3">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(15 mins)</w:t>
            </w:r>
          </w:p>
        </w:tc>
        <w:tc>
          <w:tcPr/>
          <w:p w:rsidR="00000000" w:rsidDel="00000000" w:rsidP="00000000" w:rsidRDefault="00000000" w:rsidRPr="00000000" w14:paraId="000003B4">
            <w:pPr>
              <w:widowControl w:val="0"/>
              <w:spacing w:line="240" w:lineRule="auto"/>
              <w:rPr>
                <w:sz w:val="24"/>
                <w:szCs w:val="24"/>
              </w:rPr>
            </w:pPr>
            <w:r w:rsidDel="00000000" w:rsidR="00000000" w:rsidRPr="00000000">
              <w:rPr>
                <w:color w:val="0000ff"/>
                <w:sz w:val="24"/>
                <w:szCs w:val="24"/>
                <w:rtl w:val="0"/>
              </w:rPr>
              <w:t xml:space="preserve">C</w:t>
            </w:r>
            <w:r w:rsidDel="00000000" w:rsidR="00000000" w:rsidRPr="00000000">
              <w:rPr>
                <w:i w:val="1"/>
                <w:iCs w:val="1"/>
                <w:color w:val="0000ff"/>
                <w:sz w:val="24"/>
                <w:szCs w:val="24"/>
                <w:rtl w:val="0"/>
              </w:rPr>
              <w:t xml:space="preserve">o-Host: WCS and IPBC</w:t>
            </w:r>
            <w:r w:rsidDel="00000000" w:rsidR="00000000" w:rsidRPr="00000000">
              <w:rPr>
                <w:rtl w:val="0"/>
              </w:rPr>
            </w:r>
          </w:p>
        </w:tc>
      </w:tr>
      <w:tr>
        <w:trPr>
          <w:cantSplit w:val="0"/>
          <w:tblHeader w:val="0"/>
        </w:trPr>
        <w:tc>
          <w:tcPr/>
          <w:p w:rsidR="00000000" w:rsidDel="00000000" w:rsidP="00000000" w:rsidRDefault="00000000" w:rsidRPr="00000000" w14:paraId="000003B5">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B6">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BREAK</w:t>
            </w:r>
          </w:p>
          <w:p w:rsidR="00000000" w:rsidDel="00000000" w:rsidP="00000000" w:rsidRDefault="00000000" w:rsidRPr="00000000" w14:paraId="000003B7">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(5 mins)</w:t>
            </w:r>
          </w:p>
        </w:tc>
        <w:tc>
          <w:tcPr/>
          <w:p w:rsidR="00000000" w:rsidDel="00000000" w:rsidP="00000000" w:rsidRDefault="00000000" w:rsidRPr="00000000" w14:paraId="000003B8">
            <w:pPr>
              <w:widowControl w:val="0"/>
              <w:spacing w:after="20" w:before="2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9">
            <w:pPr>
              <w:widowControl w:val="0"/>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3BA">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Panel Discussion</w:t>
            </w:r>
          </w:p>
          <w:p w:rsidR="00000000" w:rsidDel="00000000" w:rsidP="00000000" w:rsidRDefault="00000000" w:rsidRPr="00000000" w14:paraId="000003BB">
            <w:pPr>
              <w:widowControl w:val="0"/>
              <w:spacing w:after="20" w:before="20" w:line="240" w:lineRule="auto"/>
              <w:rPr>
                <w:sz w:val="24"/>
                <w:szCs w:val="24"/>
                <w:highlight w:val="white"/>
              </w:rPr>
            </w:pPr>
            <w:r w:rsidDel="00000000" w:rsidR="00000000" w:rsidRPr="00000000">
              <w:rPr>
                <w:sz w:val="24"/>
                <w:szCs w:val="24"/>
                <w:highlight w:val="white"/>
                <w:rtl w:val="0"/>
              </w:rPr>
              <w:t xml:space="preserve">(50 mins)</w:t>
            </w:r>
          </w:p>
        </w:tc>
        <w:tc>
          <w:tcPr/>
          <w:p w:rsidR="00000000" w:rsidDel="00000000" w:rsidP="00000000" w:rsidRDefault="00000000" w:rsidRPr="00000000" w14:paraId="000003BC">
            <w:pPr>
              <w:rPr>
                <w:sz w:val="24"/>
                <w:szCs w:val="24"/>
              </w:rPr>
            </w:pPr>
            <w:r w:rsidDel="00000000" w:rsidR="00000000" w:rsidRPr="00000000">
              <w:rPr>
                <w:i w:val="1"/>
                <w:iCs w:val="1"/>
                <w:color w:val="0000ff"/>
                <w:sz w:val="24"/>
                <w:szCs w:val="24"/>
                <w:rtl w:val="0"/>
              </w:rPr>
              <w:t xml:space="preserve">How can ASEAN Heritage Parks better recognize and integrate Indigenous Peoples' rights, governance systems, and traditional knowledge in protected and conserved area management?</w:t>
            </w:r>
            <w:r w:rsidDel="00000000" w:rsidR="00000000" w:rsidRPr="00000000">
              <w:rPr>
                <w:rtl w:val="0"/>
              </w:rPr>
            </w:r>
          </w:p>
        </w:tc>
      </w:tr>
    </w:tbl>
    <w:p w:rsidR="00000000" w:rsidDel="00000000" w:rsidP="00000000" w:rsidRDefault="00000000" w:rsidRPr="00000000" w14:paraId="000003BD">
      <w:pPr>
        <w:ind w:left="720" w:firstLine="0"/>
        <w:rPr>
          <w:sz w:val="24"/>
          <w:szCs w:val="24"/>
        </w:rPr>
      </w:pPr>
      <w:r w:rsidDel="00000000" w:rsidR="00000000" w:rsidRPr="00000000">
        <w:rPr>
          <w:rtl w:val="0"/>
        </w:rPr>
      </w:r>
    </w:p>
    <w:p w:rsidR="00000000" w:rsidDel="00000000" w:rsidP="00000000" w:rsidRDefault="00000000" w:rsidRPr="00000000" w14:paraId="000003BE">
      <w:pPr>
        <w:rPr>
          <w:b w:val="1"/>
          <w:bCs w:val="1"/>
          <w:sz w:val="24"/>
          <w:szCs w:val="24"/>
        </w:rPr>
      </w:pPr>
      <w:r w:rsidDel="00000000" w:rsidR="00000000" w:rsidRPr="00000000">
        <w:rPr>
          <w:rtl w:val="0"/>
        </w:rPr>
      </w:r>
    </w:p>
    <w:p w:rsidR="00000000" w:rsidDel="00000000" w:rsidP="00000000" w:rsidRDefault="00000000" w:rsidRPr="00000000" w14:paraId="000003BF">
      <w:pPr>
        <w:numPr>
          <w:ilvl w:val="0"/>
          <w:numId w:val="65"/>
        </w:numPr>
        <w:ind w:left="1440" w:hanging="360"/>
        <w:rPr>
          <w:b w:val="1"/>
          <w:bCs w:val="1"/>
          <w:sz w:val="24"/>
          <w:szCs w:val="24"/>
        </w:rPr>
      </w:pPr>
      <w:r w:rsidDel="00000000" w:rsidR="00000000" w:rsidRPr="00000000">
        <w:rPr>
          <w:b w:val="1"/>
          <w:bCs w:val="1"/>
          <w:sz w:val="24"/>
          <w:szCs w:val="24"/>
          <w:rtl w:val="0"/>
        </w:rPr>
        <w:t xml:space="preserve">Panel Discussion</w:t>
      </w:r>
    </w:p>
    <w:p w:rsidR="00000000" w:rsidDel="00000000" w:rsidP="00000000" w:rsidRDefault="00000000" w:rsidRPr="00000000" w14:paraId="000003C0">
      <w:pPr>
        <w:ind w:left="1440" w:firstLine="0"/>
        <w:rPr>
          <w:sz w:val="24"/>
          <w:szCs w:val="24"/>
        </w:rPr>
      </w:pPr>
      <w:r w:rsidDel="00000000" w:rsidR="00000000" w:rsidRPr="00000000">
        <w:rPr>
          <w:sz w:val="24"/>
          <w:szCs w:val="24"/>
          <w:rtl w:val="0"/>
        </w:rPr>
        <w:t xml:space="preserve">Moderated discussion on:</w:t>
      </w:r>
    </w:p>
    <w:p w:rsidR="00000000" w:rsidDel="00000000" w:rsidP="00000000" w:rsidRDefault="00000000" w:rsidRPr="00000000" w14:paraId="000003C1">
      <w:pPr>
        <w:ind w:left="1440" w:firstLine="0"/>
        <w:rPr>
          <w:i w:val="1"/>
          <w:iCs w:val="1"/>
          <w:color w:val="0000ff"/>
          <w:sz w:val="24"/>
          <w:szCs w:val="24"/>
        </w:rPr>
      </w:pPr>
      <w:r w:rsidDel="00000000" w:rsidR="00000000" w:rsidRPr="00000000">
        <w:rPr>
          <w:i w:val="1"/>
          <w:iCs w:val="1"/>
          <w:color w:val="0000ff"/>
          <w:sz w:val="24"/>
          <w:szCs w:val="24"/>
          <w:rtl w:val="0"/>
        </w:rPr>
        <w:t xml:space="preserve">How can ASEAN Heritage Parks better recognize and integrate Indigenous Peoples' rights, governance systems, and traditional knowledge in protected and conserved area management? </w:t>
      </w:r>
    </w:p>
    <w:p w:rsidR="00000000" w:rsidDel="00000000" w:rsidP="00000000" w:rsidRDefault="00000000" w:rsidRPr="00000000" w14:paraId="000003C2">
      <w:pPr>
        <w:ind w:left="1440" w:firstLine="0"/>
        <w:rPr>
          <w:i w:val="1"/>
          <w:iCs w:val="1"/>
          <w:color w:val="0000ff"/>
          <w:sz w:val="24"/>
          <w:szCs w:val="24"/>
        </w:rPr>
      </w:pPr>
      <w:r w:rsidDel="00000000" w:rsidR="00000000" w:rsidRPr="00000000">
        <w:rPr>
          <w:rtl w:val="0"/>
        </w:rPr>
      </w:r>
    </w:p>
    <w:p w:rsidR="00000000" w:rsidDel="00000000" w:rsidP="00000000" w:rsidRDefault="00000000" w:rsidRPr="00000000" w14:paraId="000003C3">
      <w:pPr>
        <w:numPr>
          <w:ilvl w:val="0"/>
          <w:numId w:val="30"/>
        </w:numPr>
        <w:ind w:left="2160" w:hanging="360"/>
        <w:rPr>
          <w:sz w:val="24"/>
          <w:szCs w:val="24"/>
        </w:rPr>
      </w:pPr>
      <w:r w:rsidDel="00000000" w:rsidR="00000000" w:rsidRPr="00000000">
        <w:rPr>
          <w:sz w:val="24"/>
          <w:szCs w:val="24"/>
          <w:rtl w:val="0"/>
        </w:rPr>
        <w:t xml:space="preserve">Suggested Panel Members:</w:t>
      </w:r>
      <w:r w:rsidDel="00000000" w:rsidR="00000000" w:rsidRPr="00000000">
        <w:rPr>
          <w:rtl w:val="0"/>
        </w:rPr>
      </w:r>
    </w:p>
    <w:p w:rsidR="00000000" w:rsidDel="00000000" w:rsidP="00000000" w:rsidRDefault="00000000" w:rsidRPr="00000000" w14:paraId="000003C4">
      <w:pPr>
        <w:numPr>
          <w:ilvl w:val="0"/>
          <w:numId w:val="30"/>
        </w:numPr>
        <w:ind w:left="2160" w:hanging="360"/>
        <w:rPr>
          <w:color w:val="0000ff"/>
          <w:sz w:val="24"/>
          <w:szCs w:val="24"/>
        </w:rPr>
      </w:pPr>
      <w:r w:rsidDel="00000000" w:rsidR="00000000" w:rsidRPr="00000000">
        <w:rPr>
          <w:color w:val="0000ff"/>
          <w:sz w:val="24"/>
          <w:szCs w:val="24"/>
          <w:rtl w:val="0"/>
        </w:rPr>
        <w:t xml:space="preserve">Representative from the Philippines (IPBSAP)</w:t>
      </w:r>
      <w:r w:rsidDel="00000000" w:rsidR="00000000" w:rsidRPr="00000000">
        <w:rPr>
          <w:b w:val="1"/>
          <w:bCs w:val="1"/>
          <w:color w:val="0000ff"/>
          <w:sz w:val="24"/>
          <w:szCs w:val="24"/>
          <w:rtl w:val="0"/>
        </w:rPr>
        <w:t xml:space="preserve"> </w:t>
      </w:r>
      <w:r w:rsidDel="00000000" w:rsidR="00000000" w:rsidRPr="00000000">
        <w:rPr>
          <w:color w:val="0000ff"/>
          <w:sz w:val="24"/>
          <w:szCs w:val="24"/>
          <w:rtl w:val="0"/>
        </w:rPr>
        <w:t xml:space="preserve">– national policy perspective.</w:t>
      </w:r>
    </w:p>
    <w:p w:rsidR="00000000" w:rsidDel="00000000" w:rsidP="00000000" w:rsidRDefault="00000000" w:rsidRPr="00000000" w14:paraId="000003C5">
      <w:pPr>
        <w:numPr>
          <w:ilvl w:val="0"/>
          <w:numId w:val="30"/>
        </w:numPr>
        <w:ind w:left="2160" w:hanging="360"/>
        <w:rPr>
          <w:color w:val="0000ff"/>
          <w:sz w:val="24"/>
          <w:szCs w:val="24"/>
        </w:rPr>
      </w:pPr>
      <w:r w:rsidDel="00000000" w:rsidR="00000000" w:rsidRPr="00000000">
        <w:rPr>
          <w:color w:val="0000ff"/>
          <w:sz w:val="24"/>
          <w:szCs w:val="24"/>
          <w:rtl w:val="0"/>
        </w:rPr>
        <w:t xml:space="preserve">Indigenous community representative – lived experience</w:t>
      </w:r>
    </w:p>
    <w:p w:rsidR="00000000" w:rsidDel="00000000" w:rsidP="00000000" w:rsidRDefault="00000000" w:rsidRPr="00000000" w14:paraId="000003C6">
      <w:pPr>
        <w:numPr>
          <w:ilvl w:val="0"/>
          <w:numId w:val="30"/>
        </w:numPr>
        <w:ind w:left="2160" w:hanging="360"/>
        <w:rPr>
          <w:color w:val="0000ff"/>
          <w:sz w:val="24"/>
          <w:szCs w:val="24"/>
        </w:rPr>
      </w:pPr>
      <w:r w:rsidDel="00000000" w:rsidR="00000000" w:rsidRPr="00000000">
        <w:rPr>
          <w:color w:val="0000ff"/>
          <w:sz w:val="24"/>
          <w:szCs w:val="24"/>
          <w:rtl w:val="0"/>
        </w:rPr>
        <w:t xml:space="preserve">Local community representative - lived experience</w:t>
      </w:r>
    </w:p>
    <w:p w:rsidR="00000000" w:rsidDel="00000000" w:rsidP="00000000" w:rsidRDefault="00000000" w:rsidRPr="00000000" w14:paraId="000003C7">
      <w:pPr>
        <w:numPr>
          <w:ilvl w:val="0"/>
          <w:numId w:val="30"/>
        </w:numPr>
        <w:ind w:left="2160" w:hanging="360"/>
        <w:rPr>
          <w:color w:val="0000ff"/>
          <w:sz w:val="24"/>
          <w:szCs w:val="24"/>
        </w:rPr>
      </w:pPr>
      <w:r w:rsidDel="00000000" w:rsidR="00000000" w:rsidRPr="00000000">
        <w:rPr>
          <w:color w:val="0000ff"/>
          <w:sz w:val="24"/>
          <w:szCs w:val="24"/>
          <w:rtl w:val="0"/>
        </w:rPr>
        <w:t xml:space="preserve">ASEAN Heritage Park manager – protected area management perspective.</w:t>
      </w:r>
    </w:p>
    <w:p w:rsidR="00000000" w:rsidDel="00000000" w:rsidP="00000000" w:rsidRDefault="00000000" w:rsidRPr="00000000" w14:paraId="000003C8">
      <w:pPr>
        <w:numPr>
          <w:ilvl w:val="0"/>
          <w:numId w:val="30"/>
        </w:numPr>
        <w:ind w:left="2160" w:hanging="360"/>
        <w:rPr>
          <w:color w:val="0000ff"/>
          <w:sz w:val="24"/>
          <w:szCs w:val="24"/>
        </w:rPr>
      </w:pPr>
      <w:r w:rsidDel="00000000" w:rsidR="00000000" w:rsidRPr="00000000">
        <w:rPr>
          <w:color w:val="0000ff"/>
          <w:sz w:val="24"/>
          <w:szCs w:val="24"/>
          <w:rtl w:val="0"/>
        </w:rPr>
        <w:t xml:space="preserve">Regional organization (e.g., ASEAN Centre for Biodiversity, IUCN, or NTFP) – regional policy and partnerships.</w:t>
      </w:r>
    </w:p>
    <w:p w:rsidR="00000000" w:rsidDel="00000000" w:rsidP="00000000" w:rsidRDefault="00000000" w:rsidRPr="00000000" w14:paraId="000003C9">
      <w:pPr>
        <w:ind w:left="1440" w:firstLine="0"/>
        <w:rPr>
          <w:i w:val="1"/>
          <w:iCs w:val="1"/>
          <w:color w:val="0000ff"/>
          <w:sz w:val="24"/>
          <w:szCs w:val="24"/>
        </w:rPr>
        <w:sectPr>
          <w:footerReference r:id="rId19" w:type="default"/>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ff"/>
          <w:sz w:val="24"/>
          <w:szCs w:val="24"/>
        </w:rPr>
        <w:sectPr>
          <w:footerReference r:id="rId20" w:type="default"/>
          <w:type w:val="nextPage"/>
          <w:pgSz w:h="18720" w:w="12240" w:orient="portrait"/>
          <w:pgMar w:bottom="1440" w:top="1440" w:left="1440" w:right="1440" w:header="720" w:footer="720"/>
          <w:pgNumType w:start="1"/>
        </w:sectPr>
      </w:pPr>
      <w:bookmarkStart w:colFirst="0" w:colLast="0" w:name="_juraj6pdi3ao"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ST3-BSC</w:t>
      </w:r>
      <w:r w:rsidDel="00000000" w:rsidR="00000000" w:rsidRPr="00000000">
        <w:rPr>
          <w:rtl w:val="0"/>
        </w:rPr>
      </w:r>
    </w:p>
    <w:p w:rsidR="00000000" w:rsidDel="00000000" w:rsidP="00000000" w:rsidRDefault="00000000" w:rsidRPr="00000000" w14:paraId="000003CB">
      <w:pPr>
        <w:spacing w:after="20" w:before="20" w:line="240" w:lineRule="auto"/>
        <w:jc w:val="center"/>
        <w:rPr>
          <w:b w:val="1"/>
          <w:bCs w:val="1"/>
          <w:sz w:val="24"/>
          <w:szCs w:val="24"/>
        </w:rPr>
      </w:pPr>
      <w:r w:rsidDel="00000000" w:rsidR="00000000" w:rsidRPr="00000000">
        <w:rPr>
          <w:b w:val="1"/>
          <w:bCs w:val="1"/>
          <w:sz w:val="24"/>
          <w:szCs w:val="24"/>
          <w:rtl w:val="0"/>
        </w:rPr>
        <w:t xml:space="preserve">Stream 3: ASEAN Heritage Parks for People Empowerment</w:t>
      </w:r>
      <w:r w:rsidDel="00000000" w:rsidR="00000000" w:rsidRPr="00000000">
        <w:rPr>
          <w:rtl w:val="0"/>
        </w:rPr>
      </w:r>
    </w:p>
    <w:p w:rsidR="00000000" w:rsidDel="00000000" w:rsidP="00000000" w:rsidRDefault="00000000" w:rsidRPr="00000000" w14:paraId="000003CC">
      <w:pPr>
        <w:spacing w:after="20" w:before="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Breakout Session C: Inclusive Participation and Capacity Development</w:t>
      </w:r>
    </w:p>
    <w:p w:rsidR="00000000" w:rsidDel="00000000" w:rsidP="00000000" w:rsidRDefault="00000000" w:rsidRPr="00000000" w14:paraId="000003CE">
      <w:pPr>
        <w:rPr>
          <w:sz w:val="24"/>
          <w:szCs w:val="24"/>
        </w:rPr>
      </w:pPr>
      <w:r w:rsidDel="00000000" w:rsidR="00000000" w:rsidRPr="00000000">
        <w:rPr>
          <w:sz w:val="24"/>
          <w:szCs w:val="24"/>
          <w:rtl w:val="0"/>
        </w:rPr>
        <w:t xml:space="preserve">Date: 09 September 2026 (2nd day)</w:t>
      </w:r>
    </w:p>
    <w:p w:rsidR="00000000" w:rsidDel="00000000" w:rsidP="00000000" w:rsidRDefault="00000000" w:rsidRPr="00000000" w14:paraId="000003CF">
      <w:pPr>
        <w:rPr>
          <w:sz w:val="24"/>
          <w:szCs w:val="24"/>
        </w:rPr>
      </w:pPr>
      <w:r w:rsidDel="00000000" w:rsidR="00000000" w:rsidRPr="00000000">
        <w:rPr>
          <w:sz w:val="24"/>
          <w:szCs w:val="24"/>
          <w:rtl w:val="0"/>
        </w:rPr>
        <w:t xml:space="preserve">Time: 2:00 - 5:00 PM  (3 hours) </w:t>
      </w:r>
    </w:p>
    <w:p w:rsidR="00000000" w:rsidDel="00000000" w:rsidP="00000000" w:rsidRDefault="00000000" w:rsidRPr="00000000" w14:paraId="000003D0">
      <w:pPr>
        <w:rPr>
          <w:sz w:val="24"/>
          <w:szCs w:val="24"/>
        </w:rPr>
      </w:pPr>
      <w:r w:rsidDel="00000000" w:rsidR="00000000" w:rsidRPr="00000000">
        <w:rPr>
          <w:sz w:val="24"/>
          <w:szCs w:val="24"/>
          <w:rtl w:val="0"/>
        </w:rPr>
        <w:t xml:space="preserve">Venue: Ballroom, Seda North, Quezon City</w:t>
      </w:r>
    </w:p>
    <w:p w:rsidR="00000000" w:rsidDel="00000000" w:rsidP="00000000" w:rsidRDefault="00000000" w:rsidRPr="00000000" w14:paraId="000003D1">
      <w:pPr>
        <w:rPr>
          <w:color w:val="ff0000"/>
          <w:sz w:val="24"/>
          <w:szCs w:val="24"/>
        </w:rPr>
      </w:pPr>
      <w:r w:rsidDel="00000000" w:rsidR="00000000" w:rsidRPr="00000000">
        <w:rPr>
          <w:sz w:val="24"/>
          <w:szCs w:val="24"/>
          <w:rtl w:val="0"/>
        </w:rPr>
        <w:t xml:space="preserve">Chair: NParks Singapore </w:t>
      </w:r>
      <w:r w:rsidDel="00000000" w:rsidR="00000000" w:rsidRPr="00000000">
        <w:rPr>
          <w:color w:val="ff0000"/>
          <w:sz w:val="24"/>
          <w:szCs w:val="24"/>
          <w:rtl w:val="0"/>
        </w:rPr>
        <w:t xml:space="preserve">(For confirmation)</w:t>
      </w:r>
    </w:p>
    <w:p w:rsidR="00000000" w:rsidDel="00000000" w:rsidP="00000000" w:rsidRDefault="00000000" w:rsidRPr="00000000" w14:paraId="000003D2">
      <w:pPr>
        <w:rPr>
          <w:sz w:val="24"/>
          <w:szCs w:val="24"/>
        </w:rPr>
      </w:pPr>
      <w:r w:rsidDel="00000000" w:rsidR="00000000" w:rsidRPr="00000000">
        <w:rPr>
          <w:sz w:val="24"/>
          <w:szCs w:val="24"/>
          <w:rtl w:val="0"/>
        </w:rPr>
        <w:t xml:space="preserve">Co-Organizer: Hanns Seidel Stiftung, Global Youth Biodiversity Network, ASEAN Youth Biodiversity Programme</w:t>
      </w:r>
    </w:p>
    <w:p w:rsidR="00000000" w:rsidDel="00000000" w:rsidP="00000000" w:rsidRDefault="00000000" w:rsidRPr="00000000" w14:paraId="000003D3">
      <w:pPr>
        <w:rPr>
          <w:sz w:val="24"/>
          <w:szCs w:val="24"/>
        </w:rPr>
      </w:pPr>
      <w:r w:rsidDel="00000000" w:rsidR="00000000" w:rsidRPr="00000000">
        <w:rPr>
          <w:sz w:val="24"/>
          <w:szCs w:val="24"/>
          <w:rtl w:val="0"/>
        </w:rPr>
        <w:t xml:space="preserve">Documenter: TBD</w:t>
        <w:br w:type="textWrapping"/>
        <w:tab/>
        <w:t xml:space="preserve">Topic 1: Mark Raquino / Pau</w:t>
      </w:r>
    </w:p>
    <w:p w:rsidR="00000000" w:rsidDel="00000000" w:rsidP="00000000" w:rsidRDefault="00000000" w:rsidRPr="00000000" w14:paraId="000003D4">
      <w:pPr>
        <w:ind w:firstLine="720"/>
        <w:rPr>
          <w:sz w:val="24"/>
          <w:szCs w:val="24"/>
        </w:rPr>
      </w:pPr>
      <w:r w:rsidDel="00000000" w:rsidR="00000000" w:rsidRPr="00000000">
        <w:rPr>
          <w:sz w:val="24"/>
          <w:szCs w:val="24"/>
          <w:rtl w:val="0"/>
        </w:rPr>
        <w:t xml:space="preserve">Topic 2: Mariel / Mitzi</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numPr>
          <w:ilvl w:val="0"/>
          <w:numId w:val="8"/>
        </w:numPr>
        <w:ind w:left="720" w:hanging="360"/>
        <w:rPr>
          <w:sz w:val="24"/>
          <w:szCs w:val="24"/>
        </w:rPr>
      </w:pPr>
      <w:r w:rsidDel="00000000" w:rsidR="00000000" w:rsidRPr="00000000">
        <w:rPr>
          <w:sz w:val="24"/>
          <w:szCs w:val="24"/>
          <w:rtl w:val="0"/>
        </w:rPr>
        <w:t xml:space="preserve">Background</w:t>
      </w:r>
    </w:p>
    <w:p w:rsidR="00000000" w:rsidDel="00000000" w:rsidP="00000000" w:rsidRDefault="00000000" w:rsidRPr="00000000" w14:paraId="000003D7">
      <w:pPr>
        <w:spacing w:after="240" w:before="240" w:lineRule="auto"/>
        <w:ind w:left="720" w:firstLine="0"/>
        <w:jc w:val="both"/>
        <w:rPr>
          <w:sz w:val="24"/>
          <w:szCs w:val="24"/>
        </w:rPr>
      </w:pPr>
      <w:r w:rsidDel="00000000" w:rsidR="00000000" w:rsidRPr="00000000">
        <w:rPr>
          <w:sz w:val="24"/>
          <w:szCs w:val="24"/>
          <w:rtl w:val="0"/>
        </w:rPr>
        <w:t xml:space="preserve">ASEAN Heritage Parks (AHPs) are among Southeast Asia's most important protected areas, safeguarding globally significant biodiversity while supporting the livelihoods, cultures, and well-being of millions of people. Achieving effective and sustainable management of these protected areas requires more than strong ecological science—it also depends on meaningful participation by local communities, women, youth, volunteers, researchers, and civil society.</w:t>
      </w:r>
    </w:p>
    <w:p w:rsidR="00000000" w:rsidDel="00000000" w:rsidP="00000000" w:rsidRDefault="00000000" w:rsidRPr="00000000" w14:paraId="000003D8">
      <w:pPr>
        <w:spacing w:after="240" w:before="240" w:lineRule="auto"/>
        <w:ind w:left="720" w:firstLine="0"/>
        <w:jc w:val="both"/>
        <w:rPr>
          <w:sz w:val="24"/>
          <w:szCs w:val="24"/>
        </w:rPr>
      </w:pPr>
      <w:r w:rsidDel="00000000" w:rsidR="00000000" w:rsidRPr="00000000">
        <w:rPr>
          <w:sz w:val="24"/>
          <w:szCs w:val="24"/>
          <w:rtl w:val="0"/>
        </w:rPr>
        <w:t xml:space="preserve">Across ASEAN, women and young people are increasingly emerging as environmental leaders, educators, innovators, and advocates for biodiversity conservation. At the same time, citizen science has become an important tool that enables communities, volunteers, students, and local organizations to contribute directly to biodiversity monitoring, ecosystem restoration, and conservation decision-making.</w:t>
      </w:r>
    </w:p>
    <w:p w:rsidR="00000000" w:rsidDel="00000000" w:rsidP="00000000" w:rsidRDefault="00000000" w:rsidRPr="00000000" w14:paraId="000003D9">
      <w:pPr>
        <w:spacing w:after="240" w:before="240" w:lineRule="auto"/>
        <w:ind w:left="720" w:firstLine="0"/>
        <w:jc w:val="both"/>
        <w:rPr>
          <w:sz w:val="24"/>
          <w:szCs w:val="24"/>
        </w:rPr>
      </w:pPr>
      <w:r w:rsidDel="00000000" w:rsidR="00000000" w:rsidRPr="00000000">
        <w:rPr>
          <w:sz w:val="24"/>
          <w:szCs w:val="24"/>
          <w:rtl w:val="0"/>
        </w:rPr>
        <w:t xml:space="preserve">Building on the ASEAN Heritage Parks Forum theme, </w:t>
      </w:r>
      <w:r w:rsidDel="00000000" w:rsidR="00000000" w:rsidRPr="00000000">
        <w:rPr>
          <w:b w:val="1"/>
          <w:bCs w:val="1"/>
          <w:sz w:val="24"/>
          <w:szCs w:val="24"/>
          <w:rtl w:val="0"/>
        </w:rPr>
        <w:t xml:space="preserve">"Navigating a Sustainable Future for ASEAN Heritage Parks,"</w:t>
      </w:r>
      <w:r w:rsidDel="00000000" w:rsidR="00000000" w:rsidRPr="00000000">
        <w:rPr>
          <w:sz w:val="24"/>
          <w:szCs w:val="24"/>
          <w:rtl w:val="0"/>
        </w:rPr>
        <w:t xml:space="preserve"> this breakout session will showcase successful initiatives that demonstrate how inclusive participation and capacity development strengthen protected area governance. Through experiences of various organizations and local communities from the ASEAN Member States, participants will explore practical approaches for empowering women, engaging youth leadership, promoting citizen science, and building partnerships that contribute to long-term biodiversity conservation.</w:t>
      </w:r>
    </w:p>
    <w:p w:rsidR="00000000" w:rsidDel="00000000" w:rsidP="00000000" w:rsidRDefault="00000000" w:rsidRPr="00000000" w14:paraId="000003DA">
      <w:pPr>
        <w:spacing w:after="240" w:before="240" w:lineRule="auto"/>
        <w:ind w:left="720" w:firstLine="0"/>
        <w:jc w:val="both"/>
        <w:rPr>
          <w:sz w:val="24"/>
          <w:szCs w:val="24"/>
        </w:rPr>
      </w:pPr>
      <w:r w:rsidDel="00000000" w:rsidR="00000000" w:rsidRPr="00000000">
        <w:rPr>
          <w:sz w:val="24"/>
          <w:szCs w:val="24"/>
          <w:rtl w:val="0"/>
        </w:rPr>
        <w:t xml:space="preserve">The session aims to inspire greater collaboration among governments, protected area managers, academia, civil society organizations, Indigenous Peoples and Local Communities (IPLCs), volunteers, and youth networks to ensure that everyone can contribute meaningfully to the future of ASEAN Heritage Parks.</w:t>
      </w:r>
    </w:p>
    <w:p w:rsidR="00000000" w:rsidDel="00000000" w:rsidP="00000000" w:rsidRDefault="00000000" w:rsidRPr="00000000" w14:paraId="000003DB">
      <w:pPr>
        <w:ind w:left="720" w:firstLine="0"/>
        <w:rPr>
          <w:sz w:val="24"/>
          <w:szCs w:val="24"/>
        </w:rPr>
      </w:pPr>
      <w:r w:rsidDel="00000000" w:rsidR="00000000" w:rsidRPr="00000000">
        <w:rPr>
          <w:rtl w:val="0"/>
        </w:rPr>
      </w:r>
    </w:p>
    <w:p w:rsidR="00000000" w:rsidDel="00000000" w:rsidP="00000000" w:rsidRDefault="00000000" w:rsidRPr="00000000" w14:paraId="000003DC">
      <w:pPr>
        <w:numPr>
          <w:ilvl w:val="0"/>
          <w:numId w:val="8"/>
        </w:numPr>
        <w:ind w:left="720" w:hanging="360"/>
        <w:rPr>
          <w:sz w:val="24"/>
          <w:szCs w:val="24"/>
        </w:rPr>
      </w:pPr>
      <w:r w:rsidDel="00000000" w:rsidR="00000000" w:rsidRPr="00000000">
        <w:rPr>
          <w:sz w:val="24"/>
          <w:szCs w:val="24"/>
          <w:rtl w:val="0"/>
        </w:rPr>
        <w:t xml:space="preserve">Objectives</w:t>
      </w:r>
    </w:p>
    <w:p w:rsidR="00000000" w:rsidDel="00000000" w:rsidP="00000000" w:rsidRDefault="00000000" w:rsidRPr="00000000" w14:paraId="000003DD">
      <w:pPr>
        <w:numPr>
          <w:ilvl w:val="0"/>
          <w:numId w:val="56"/>
        </w:numPr>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Showcase innovative approaches, successful experiences, and lessons learned on women and youth engagement in biodiversity conservation and protected area management across ASEAN.</w:t>
      </w:r>
    </w:p>
    <w:p w:rsidR="00000000" w:rsidDel="00000000" w:rsidP="00000000" w:rsidRDefault="00000000" w:rsidRPr="00000000" w14:paraId="000003DE">
      <w:pPr>
        <w:numPr>
          <w:ilvl w:val="0"/>
          <w:numId w:val="56"/>
        </w:numPr>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Highlight  how citizen science and meaningful participation of youth, women, and IPLCs strengthens biodiversity monitoring and protected area management.</w:t>
      </w:r>
    </w:p>
    <w:p w:rsidR="00000000" w:rsidDel="00000000" w:rsidP="00000000" w:rsidRDefault="00000000" w:rsidRPr="00000000" w14:paraId="000003DF">
      <w:pPr>
        <w:numPr>
          <w:ilvl w:val="0"/>
          <w:numId w:val="56"/>
        </w:numPr>
        <w:ind w:left="1440" w:hanging="360"/>
      </w:pPr>
      <w:r w:rsidDel="00000000" w:rsidR="00000000" w:rsidRPr="00000000">
        <w:rPr>
          <w:sz w:val="24"/>
          <w:szCs w:val="24"/>
          <w:rtl w:val="0"/>
        </w:rPr>
        <w:t xml:space="preserve">Facilitate dialogue among governments, NGOs, academia, youth organizations, communities, and other forum attendees to generate practical recommendations to strengthen inclusive participation in ASEAN Heritage Parks.</w:t>
      </w:r>
    </w:p>
    <w:p w:rsidR="00000000" w:rsidDel="00000000" w:rsidP="00000000" w:rsidRDefault="00000000" w:rsidRPr="00000000" w14:paraId="000003E0">
      <w:pPr>
        <w:ind w:left="720" w:firstLine="0"/>
        <w:rPr>
          <w:sz w:val="24"/>
          <w:szCs w:val="24"/>
        </w:rPr>
      </w:pPr>
      <w:r w:rsidDel="00000000" w:rsidR="00000000" w:rsidRPr="00000000">
        <w:rPr>
          <w:rtl w:val="0"/>
        </w:rPr>
      </w:r>
    </w:p>
    <w:p w:rsidR="00000000" w:rsidDel="00000000" w:rsidP="00000000" w:rsidRDefault="00000000" w:rsidRPr="00000000" w14:paraId="000003E1">
      <w:pPr>
        <w:ind w:left="720" w:firstLine="0"/>
        <w:rPr>
          <w:sz w:val="24"/>
          <w:szCs w:val="24"/>
        </w:rPr>
      </w:pPr>
      <w:r w:rsidDel="00000000" w:rsidR="00000000" w:rsidRPr="00000000">
        <w:rPr>
          <w:rtl w:val="0"/>
        </w:rPr>
      </w:r>
    </w:p>
    <w:p w:rsidR="00000000" w:rsidDel="00000000" w:rsidP="00000000" w:rsidRDefault="00000000" w:rsidRPr="00000000" w14:paraId="000003E2">
      <w:pPr>
        <w:numPr>
          <w:ilvl w:val="0"/>
          <w:numId w:val="8"/>
        </w:numPr>
        <w:ind w:left="720" w:hanging="360"/>
        <w:rPr>
          <w:sz w:val="24"/>
          <w:szCs w:val="24"/>
        </w:rPr>
      </w:pPr>
      <w:r w:rsidDel="00000000" w:rsidR="00000000" w:rsidRPr="00000000">
        <w:rPr>
          <w:sz w:val="24"/>
          <w:szCs w:val="24"/>
          <w:rtl w:val="0"/>
        </w:rPr>
        <w:t xml:space="preserve">Expected Outputs</w:t>
      </w:r>
    </w:p>
    <w:p w:rsidR="00000000" w:rsidDel="00000000" w:rsidP="00000000" w:rsidRDefault="00000000" w:rsidRPr="00000000" w14:paraId="000003E3">
      <w:pPr>
        <w:ind w:left="720" w:firstLine="0"/>
        <w:rPr>
          <w:sz w:val="24"/>
          <w:szCs w:val="24"/>
        </w:rPr>
      </w:pPr>
      <w:r w:rsidDel="00000000" w:rsidR="00000000" w:rsidRPr="00000000">
        <w:rPr>
          <w:sz w:val="24"/>
          <w:szCs w:val="24"/>
          <w:rtl w:val="0"/>
        </w:rPr>
        <w:t xml:space="preserve">At the end of the breakout session, participants are expected to:</w:t>
      </w:r>
    </w:p>
    <w:p w:rsidR="00000000" w:rsidDel="00000000" w:rsidP="00000000" w:rsidRDefault="00000000" w:rsidRPr="00000000" w14:paraId="000003E4">
      <w:pPr>
        <w:numPr>
          <w:ilvl w:val="0"/>
          <w:numId w:val="32"/>
        </w:numPr>
        <w:ind w:left="1440" w:hanging="360"/>
        <w:rPr>
          <w:sz w:val="24"/>
          <w:szCs w:val="24"/>
        </w:rPr>
      </w:pPr>
      <w:r w:rsidDel="00000000" w:rsidR="00000000" w:rsidRPr="00000000">
        <w:rPr>
          <w:sz w:val="24"/>
          <w:szCs w:val="24"/>
          <w:rtl w:val="0"/>
        </w:rPr>
        <w:t xml:space="preserve">Better understand inclusive conservation approaches.</w:t>
      </w:r>
    </w:p>
    <w:p w:rsidR="00000000" w:rsidDel="00000000" w:rsidP="00000000" w:rsidRDefault="00000000" w:rsidRPr="00000000" w14:paraId="000003E5">
      <w:pPr>
        <w:numPr>
          <w:ilvl w:val="0"/>
          <w:numId w:val="32"/>
        </w:numPr>
        <w:ind w:left="1440" w:hanging="360"/>
        <w:rPr>
          <w:sz w:val="24"/>
          <w:szCs w:val="24"/>
        </w:rPr>
      </w:pPr>
      <w:r w:rsidDel="00000000" w:rsidR="00000000" w:rsidRPr="00000000">
        <w:rPr>
          <w:sz w:val="24"/>
          <w:szCs w:val="24"/>
          <w:rtl w:val="0"/>
        </w:rPr>
        <w:t xml:space="preserve">Learn practical models for youth leadership and women's empowerment.</w:t>
      </w:r>
    </w:p>
    <w:p w:rsidR="00000000" w:rsidDel="00000000" w:rsidP="00000000" w:rsidRDefault="00000000" w:rsidRPr="00000000" w14:paraId="000003E6">
      <w:pPr>
        <w:numPr>
          <w:ilvl w:val="0"/>
          <w:numId w:val="32"/>
        </w:numPr>
        <w:ind w:left="1440" w:hanging="360"/>
        <w:rPr>
          <w:sz w:val="24"/>
          <w:szCs w:val="24"/>
        </w:rPr>
      </w:pPr>
      <w:r w:rsidDel="00000000" w:rsidR="00000000" w:rsidRPr="00000000">
        <w:rPr>
          <w:sz w:val="24"/>
          <w:szCs w:val="24"/>
          <w:rtl w:val="0"/>
        </w:rPr>
        <w:t xml:space="preserve">Gain knowledge of citizen science tools applicable to protected areas.</w:t>
      </w:r>
    </w:p>
    <w:p w:rsidR="00000000" w:rsidDel="00000000" w:rsidP="00000000" w:rsidRDefault="00000000" w:rsidRPr="00000000" w14:paraId="000003E7">
      <w:pPr>
        <w:numPr>
          <w:ilvl w:val="0"/>
          <w:numId w:val="32"/>
        </w:numPr>
        <w:ind w:left="1440" w:hanging="360"/>
        <w:rPr>
          <w:sz w:val="24"/>
          <w:szCs w:val="24"/>
        </w:rPr>
      </w:pPr>
      <w:r w:rsidDel="00000000" w:rsidR="00000000" w:rsidRPr="00000000">
        <w:rPr>
          <w:sz w:val="24"/>
          <w:szCs w:val="24"/>
          <w:rtl w:val="0"/>
        </w:rPr>
        <w:t xml:space="preserve">Identify recommendations for strengthening inclusive participation within ASEAN Heritage Parks.</w:t>
      </w:r>
    </w:p>
    <w:p w:rsidR="00000000" w:rsidDel="00000000" w:rsidP="00000000" w:rsidRDefault="00000000" w:rsidRPr="00000000" w14:paraId="000003E8">
      <w:pPr>
        <w:ind w:left="720" w:firstLine="0"/>
        <w:rPr>
          <w:sz w:val="24"/>
          <w:szCs w:val="24"/>
        </w:rPr>
      </w:pPr>
      <w:r w:rsidDel="00000000" w:rsidR="00000000" w:rsidRPr="00000000">
        <w:rPr>
          <w:rtl w:val="0"/>
        </w:rPr>
      </w:r>
    </w:p>
    <w:p w:rsidR="00000000" w:rsidDel="00000000" w:rsidP="00000000" w:rsidRDefault="00000000" w:rsidRPr="00000000" w14:paraId="000003E9">
      <w:pPr>
        <w:ind w:left="720" w:firstLine="0"/>
        <w:rPr>
          <w:sz w:val="24"/>
          <w:szCs w:val="24"/>
        </w:rPr>
      </w:pPr>
      <w:r w:rsidDel="00000000" w:rsidR="00000000" w:rsidRPr="00000000">
        <w:rPr>
          <w:rtl w:val="0"/>
        </w:rPr>
      </w:r>
    </w:p>
    <w:p w:rsidR="00000000" w:rsidDel="00000000" w:rsidP="00000000" w:rsidRDefault="00000000" w:rsidRPr="00000000" w14:paraId="000003EA">
      <w:pPr>
        <w:numPr>
          <w:ilvl w:val="0"/>
          <w:numId w:val="8"/>
        </w:numPr>
        <w:ind w:left="720" w:hanging="360"/>
        <w:rPr>
          <w:sz w:val="24"/>
          <w:szCs w:val="24"/>
        </w:rPr>
      </w:pPr>
      <w:r w:rsidDel="00000000" w:rsidR="00000000" w:rsidRPr="00000000">
        <w:rPr>
          <w:sz w:val="24"/>
          <w:szCs w:val="24"/>
          <w:rtl w:val="0"/>
        </w:rPr>
        <w:t xml:space="preserve">Topics</w:t>
      </w:r>
    </w:p>
    <w:p w:rsidR="00000000" w:rsidDel="00000000" w:rsidP="00000000" w:rsidRDefault="00000000" w:rsidRPr="00000000" w14:paraId="000003EB">
      <w:pPr>
        <w:ind w:left="720" w:firstLine="0"/>
        <w:rPr>
          <w:sz w:val="24"/>
          <w:szCs w:val="24"/>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5280"/>
        <w:tblGridChange w:id="0">
          <w:tblGrid>
            <w:gridCol w:w="3360"/>
            <w:gridCol w:w="5280"/>
          </w:tblGrid>
        </w:tblGridChange>
      </w:tblGrid>
      <w:tr>
        <w:trPr>
          <w:cantSplit w:val="0"/>
          <w:tblHeader w:val="0"/>
        </w:trPr>
        <w:tc>
          <w:tcPr>
            <w:shd w:fill="6aa84f" w:val="clear"/>
          </w:tcPr>
          <w:p w:rsidR="00000000" w:rsidDel="00000000" w:rsidP="00000000" w:rsidRDefault="00000000" w:rsidRPr="00000000" w14:paraId="000003EC">
            <w:pPr>
              <w:widowControl w:val="0"/>
              <w:spacing w:line="240" w:lineRule="auto"/>
              <w:jc w:val="center"/>
              <w:rPr>
                <w:b w:val="1"/>
                <w:bCs w:val="1"/>
                <w:sz w:val="24"/>
                <w:szCs w:val="24"/>
              </w:rPr>
            </w:pPr>
            <w:r w:rsidDel="00000000" w:rsidR="00000000" w:rsidRPr="00000000">
              <w:rPr>
                <w:b w:val="1"/>
                <w:bCs w:val="1"/>
                <w:sz w:val="24"/>
                <w:szCs w:val="24"/>
                <w:rtl w:val="0"/>
              </w:rPr>
              <w:t xml:space="preserve">Topics</w:t>
            </w:r>
          </w:p>
        </w:tc>
        <w:tc>
          <w:tcPr>
            <w:shd w:fill="6aa84f" w:val="clear"/>
          </w:tcPr>
          <w:p w:rsidR="00000000" w:rsidDel="00000000" w:rsidP="00000000" w:rsidRDefault="00000000" w:rsidRPr="00000000" w14:paraId="000003ED">
            <w:pPr>
              <w:widowControl w:val="0"/>
              <w:spacing w:line="240" w:lineRule="auto"/>
              <w:jc w:val="center"/>
              <w:rPr>
                <w:b w:val="1"/>
                <w:bCs w:val="1"/>
                <w:sz w:val="24"/>
                <w:szCs w:val="24"/>
              </w:rPr>
            </w:pPr>
            <w:r w:rsidDel="00000000" w:rsidR="00000000" w:rsidRPr="00000000">
              <w:rPr>
                <w:b w:val="1"/>
                <w:bCs w:val="1"/>
                <w:sz w:val="24"/>
                <w:szCs w:val="24"/>
                <w:rtl w:val="0"/>
              </w:rPr>
              <w:t xml:space="preserve">Sub topics and Resource Person</w:t>
            </w:r>
          </w:p>
        </w:tc>
      </w:tr>
      <w:tr>
        <w:trPr>
          <w:cantSplit w:val="0"/>
          <w:tblHeader w:val="0"/>
        </w:trPr>
        <w:tc>
          <w:tcPr/>
          <w:p w:rsidR="00000000" w:rsidDel="00000000" w:rsidP="00000000" w:rsidRDefault="00000000" w:rsidRPr="00000000" w14:paraId="000003EE">
            <w:pPr>
              <w:widowControl w:val="0"/>
              <w:spacing w:after="20" w:before="20" w:line="240" w:lineRule="auto"/>
              <w:rPr>
                <w:b w:val="1"/>
                <w:bCs w:val="1"/>
                <w:sz w:val="24"/>
                <w:szCs w:val="24"/>
                <w:highlight w:val="white"/>
              </w:rPr>
            </w:pPr>
            <w:r w:rsidDel="00000000" w:rsidR="00000000" w:rsidRPr="00000000">
              <w:rPr>
                <w:b w:val="1"/>
                <w:bCs w:val="1"/>
                <w:sz w:val="24"/>
                <w:szCs w:val="24"/>
                <w:highlight w:val="white"/>
                <w:rtl w:val="0"/>
              </w:rPr>
              <w:t xml:space="preserve">Engagement of Women and Youth in Conservation</w:t>
            </w:r>
            <w:r w:rsidDel="00000000" w:rsidR="00000000" w:rsidRPr="00000000">
              <w:rPr>
                <w:rtl w:val="0"/>
              </w:rPr>
            </w:r>
          </w:p>
          <w:p w:rsidR="00000000" w:rsidDel="00000000" w:rsidP="00000000" w:rsidRDefault="00000000" w:rsidRPr="00000000" w14:paraId="000003EF">
            <w:pPr>
              <w:widowControl w:val="0"/>
              <w:spacing w:after="20" w:before="2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3F0">
            <w:pPr>
              <w:widowControl w:val="0"/>
              <w:spacing w:after="20" w:before="2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3F1">
            <w:pPr>
              <w:widowControl w:val="0"/>
              <w:spacing w:after="20" w:before="2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3F2">
            <w:pPr>
              <w:widowControl w:val="0"/>
              <w:spacing w:after="20" w:before="20" w:line="240" w:lineRule="auto"/>
              <w:rPr>
                <w:highlight w:val="white"/>
              </w:rPr>
            </w:pPr>
            <w:r w:rsidDel="00000000" w:rsidR="00000000" w:rsidRPr="00000000">
              <w:rPr>
                <w:sz w:val="24"/>
                <w:szCs w:val="24"/>
                <w:highlight w:val="white"/>
                <w:rtl w:val="0"/>
              </w:rPr>
              <w:t xml:space="preserve">Facilitator:</w:t>
              <w:br w:type="textWrapping"/>
            </w:r>
            <w:r w:rsidDel="00000000" w:rsidR="00000000" w:rsidRPr="00000000">
              <w:rPr>
                <w:highlight w:val="white"/>
                <w:rtl w:val="0"/>
              </w:rPr>
              <w:t xml:space="preserve">Mark Liao (GYBN-SEA)</w:t>
            </w:r>
          </w:p>
          <w:p w:rsidR="00000000" w:rsidDel="00000000" w:rsidP="00000000" w:rsidRDefault="00000000" w:rsidRPr="00000000" w14:paraId="000003F3">
            <w:pPr>
              <w:widowControl w:val="0"/>
              <w:spacing w:after="20" w:before="20" w:line="240" w:lineRule="auto"/>
              <w:rPr>
                <w:highlight w:val="white"/>
              </w:rPr>
            </w:pPr>
            <w:r w:rsidDel="00000000" w:rsidR="00000000" w:rsidRPr="00000000">
              <w:rPr>
                <w:rtl w:val="0"/>
              </w:rPr>
            </w:r>
          </w:p>
          <w:p w:rsidR="00000000" w:rsidDel="00000000" w:rsidP="00000000" w:rsidRDefault="00000000" w:rsidRPr="00000000" w14:paraId="000003F4">
            <w:pPr>
              <w:widowControl w:val="0"/>
              <w:spacing w:after="20" w:before="20" w:line="240" w:lineRule="auto"/>
              <w:rPr>
                <w:highlight w:val="white"/>
              </w:rPr>
            </w:pPr>
            <w:r w:rsidDel="00000000" w:rsidR="00000000" w:rsidRPr="00000000">
              <w:rPr>
                <w:rtl w:val="0"/>
              </w:rPr>
            </w:r>
          </w:p>
          <w:p w:rsidR="00000000" w:rsidDel="00000000" w:rsidP="00000000" w:rsidRDefault="00000000" w:rsidRPr="00000000" w14:paraId="000003F5">
            <w:pPr>
              <w:rPr>
                <w:b w:val="1"/>
                <w:bCs w:val="1"/>
                <w:sz w:val="24"/>
                <w:szCs w:val="24"/>
              </w:rPr>
            </w:pPr>
            <w:r w:rsidDel="00000000" w:rsidR="00000000" w:rsidRPr="00000000">
              <w:rPr>
                <w:rtl w:val="0"/>
              </w:rPr>
            </w:r>
          </w:p>
          <w:p w:rsidR="00000000" w:rsidDel="00000000" w:rsidP="00000000" w:rsidRDefault="00000000" w:rsidRPr="00000000" w14:paraId="000003F6">
            <w:pPr>
              <w:rPr>
                <w:b w:val="1"/>
                <w:bCs w:val="1"/>
                <w:sz w:val="24"/>
                <w:szCs w:val="24"/>
              </w:rPr>
            </w:pPr>
            <w:r w:rsidDel="00000000" w:rsidR="00000000" w:rsidRPr="00000000">
              <w:rPr>
                <w:rtl w:val="0"/>
              </w:rPr>
            </w:r>
          </w:p>
        </w:tc>
        <w:tc>
          <w:tcPr/>
          <w:p w:rsidR="00000000" w:rsidDel="00000000" w:rsidP="00000000" w:rsidRDefault="00000000" w:rsidRPr="00000000" w14:paraId="000003F7">
            <w:pPr>
              <w:numPr>
                <w:ilvl w:val="0"/>
                <w:numId w:val="64"/>
              </w:numPr>
              <w:spacing w:line="240" w:lineRule="auto"/>
              <w:ind w:left="720" w:hanging="360"/>
              <w:rPr>
                <w:b w:val="1"/>
                <w:bCs w:val="1"/>
                <w:sz w:val="24"/>
                <w:szCs w:val="24"/>
              </w:rPr>
            </w:pPr>
            <w:r w:rsidDel="00000000" w:rsidR="00000000" w:rsidRPr="00000000">
              <w:rPr>
                <w:b w:val="1"/>
                <w:bCs w:val="1"/>
                <w:rtl w:val="0"/>
              </w:rPr>
              <w:t xml:space="preserve">Mt. Kitanglad Range Natural Park- </w:t>
            </w:r>
          </w:p>
          <w:p w:rsidR="00000000" w:rsidDel="00000000" w:rsidP="00000000" w:rsidRDefault="00000000" w:rsidRPr="00000000" w14:paraId="000003F8">
            <w:pPr>
              <w:spacing w:line="240" w:lineRule="auto"/>
              <w:ind w:left="720" w:firstLine="0"/>
              <w:rPr>
                <w:b w:val="1"/>
                <w:bCs w:val="1"/>
              </w:rPr>
            </w:pPr>
            <w:r w:rsidDel="00000000" w:rsidR="00000000" w:rsidRPr="00000000">
              <w:rPr>
                <w:b w:val="1"/>
                <w:bCs w:val="1"/>
                <w:rtl w:val="0"/>
              </w:rPr>
              <w:t xml:space="preserve">Bae Inatlawan</w:t>
            </w:r>
          </w:p>
          <w:p w:rsidR="00000000" w:rsidDel="00000000" w:rsidP="00000000" w:rsidRDefault="00000000" w:rsidRPr="00000000" w14:paraId="000003F9">
            <w:pPr>
              <w:spacing w:line="240" w:lineRule="auto"/>
              <w:ind w:left="720" w:firstLine="0"/>
              <w:rPr>
                <w:i w:val="1"/>
                <w:iCs w:val="1"/>
              </w:rPr>
            </w:pPr>
            <w:r w:rsidDel="00000000" w:rsidR="00000000" w:rsidRPr="00000000">
              <w:rPr>
                <w:i w:val="1"/>
                <w:iCs w:val="1"/>
                <w:rtl w:val="0"/>
              </w:rPr>
              <w:t xml:space="preserve">(Indigenous women leadership)</w:t>
            </w:r>
            <w:r w:rsidDel="00000000" w:rsidR="00000000" w:rsidRPr="00000000">
              <w:rPr>
                <w:rtl w:val="0"/>
              </w:rPr>
            </w:r>
          </w:p>
          <w:p w:rsidR="00000000" w:rsidDel="00000000" w:rsidP="00000000" w:rsidRDefault="00000000" w:rsidRPr="00000000" w14:paraId="000003FA">
            <w:pPr>
              <w:spacing w:line="240" w:lineRule="auto"/>
              <w:rPr>
                <w:i w:val="1"/>
                <w:iCs w:val="1"/>
              </w:rPr>
            </w:pPr>
            <w:r w:rsidDel="00000000" w:rsidR="00000000" w:rsidRPr="00000000">
              <w:rPr>
                <w:rtl w:val="0"/>
              </w:rPr>
            </w:r>
          </w:p>
          <w:p w:rsidR="00000000" w:rsidDel="00000000" w:rsidP="00000000" w:rsidRDefault="00000000" w:rsidRPr="00000000" w14:paraId="000003FB">
            <w:pPr>
              <w:widowControl w:val="0"/>
              <w:numPr>
                <w:ilvl w:val="0"/>
                <w:numId w:val="64"/>
              </w:numPr>
              <w:spacing w:after="20" w:before="20" w:line="240" w:lineRule="auto"/>
              <w:ind w:left="720" w:hanging="360"/>
              <w:rPr>
                <w:b w:val="1"/>
                <w:bCs w:val="1"/>
              </w:rPr>
            </w:pPr>
            <w:r w:rsidDel="00000000" w:rsidR="00000000" w:rsidRPr="00000000">
              <w:rPr>
                <w:b w:val="1"/>
                <w:bCs w:val="1"/>
                <w:rtl w:val="0"/>
              </w:rPr>
              <w:t xml:space="preserve">GYBN Southeast Asia/Philippines-</w:t>
            </w:r>
          </w:p>
          <w:p w:rsidR="00000000" w:rsidDel="00000000" w:rsidP="00000000" w:rsidRDefault="00000000" w:rsidRPr="00000000" w14:paraId="000003FC">
            <w:pPr>
              <w:widowControl w:val="0"/>
              <w:spacing w:after="20" w:before="20" w:line="240" w:lineRule="auto"/>
              <w:ind w:left="720" w:firstLine="0"/>
              <w:rPr>
                <w:b w:val="1"/>
                <w:bCs w:val="1"/>
              </w:rPr>
            </w:pPr>
            <w:r w:rsidDel="00000000" w:rsidR="00000000" w:rsidRPr="00000000">
              <w:rPr>
                <w:b w:val="1"/>
                <w:bCs w:val="1"/>
                <w:rtl w:val="0"/>
              </w:rPr>
              <w:t xml:space="preserve">Nadia Putri Rachma Persada or</w:t>
            </w:r>
          </w:p>
          <w:p w:rsidR="00000000" w:rsidDel="00000000" w:rsidP="00000000" w:rsidRDefault="00000000" w:rsidRPr="00000000" w14:paraId="000003FD">
            <w:pPr>
              <w:widowControl w:val="0"/>
              <w:spacing w:after="20" w:before="20" w:line="240" w:lineRule="auto"/>
              <w:ind w:left="720" w:firstLine="0"/>
              <w:rPr>
                <w:b w:val="1"/>
                <w:bCs w:val="1"/>
              </w:rPr>
            </w:pPr>
            <w:r w:rsidDel="00000000" w:rsidR="00000000" w:rsidRPr="00000000">
              <w:rPr>
                <w:b w:val="1"/>
                <w:bCs w:val="1"/>
                <w:rtl w:val="0"/>
              </w:rPr>
              <w:t xml:space="preserve">Avielyn</w:t>
            </w:r>
          </w:p>
          <w:p w:rsidR="00000000" w:rsidDel="00000000" w:rsidP="00000000" w:rsidRDefault="00000000" w:rsidRPr="00000000" w14:paraId="000003FE">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(Regional Youth Network)</w:t>
            </w:r>
            <w:r w:rsidDel="00000000" w:rsidR="00000000" w:rsidRPr="00000000">
              <w:rPr>
                <w:rtl w:val="0"/>
              </w:rPr>
            </w:r>
          </w:p>
          <w:p w:rsidR="00000000" w:rsidDel="00000000" w:rsidP="00000000" w:rsidRDefault="00000000" w:rsidRPr="00000000" w14:paraId="000003FF">
            <w:pPr>
              <w:widowControl w:val="0"/>
              <w:spacing w:after="20" w:before="20" w:line="240" w:lineRule="auto"/>
              <w:rPr>
                <w:i w:val="1"/>
                <w:iCs w:val="1"/>
                <w:sz w:val="24"/>
                <w:szCs w:val="24"/>
              </w:rPr>
            </w:pPr>
            <w:r w:rsidDel="00000000" w:rsidR="00000000" w:rsidRPr="00000000">
              <w:rPr>
                <w:rtl w:val="0"/>
              </w:rPr>
            </w:r>
          </w:p>
          <w:p w:rsidR="00000000" w:rsidDel="00000000" w:rsidP="00000000" w:rsidRDefault="00000000" w:rsidRPr="00000000" w14:paraId="00000400">
            <w:pPr>
              <w:widowControl w:val="0"/>
              <w:numPr>
                <w:ilvl w:val="0"/>
                <w:numId w:val="64"/>
              </w:numPr>
              <w:spacing w:after="20" w:before="20" w:line="240" w:lineRule="auto"/>
              <w:ind w:left="720" w:hanging="360"/>
              <w:rPr>
                <w:b w:val="1"/>
                <w:bCs w:val="1"/>
              </w:rPr>
            </w:pPr>
            <w:commentRangeStart w:id="5"/>
            <w:r w:rsidDel="00000000" w:rsidR="00000000" w:rsidRPr="00000000">
              <w:rPr>
                <w:b w:val="1"/>
                <w:bCs w:val="1"/>
                <w:rtl w:val="0"/>
              </w:rPr>
              <w:t xml:space="preserve">Climate Justice and Youth Environmental Advocacy- Negrosanon Young Leaders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401">
            <w:pPr>
              <w:widowControl w:val="0"/>
              <w:spacing w:after="20" w:before="20" w:line="240" w:lineRule="auto"/>
              <w:ind w:left="720" w:firstLine="0"/>
              <w:rPr/>
            </w:pPr>
            <w:r w:rsidDel="00000000" w:rsidR="00000000" w:rsidRPr="00000000">
              <w:rPr>
                <w:i w:val="1"/>
                <w:iCs w:val="1"/>
                <w:rtl w:val="0"/>
              </w:rPr>
              <w:t xml:space="preserve">(Youth Climate Movement)</w:t>
            </w:r>
            <w:r w:rsidDel="00000000" w:rsidR="00000000" w:rsidRPr="00000000">
              <w:rPr>
                <w:rtl w:val="0"/>
              </w:rPr>
            </w:r>
          </w:p>
        </w:tc>
      </w:tr>
      <w:tr>
        <w:trPr>
          <w:cantSplit w:val="0"/>
          <w:tblHeader w:val="0"/>
        </w:trPr>
        <w:tc>
          <w:tcPr/>
          <w:p w:rsidR="00000000" w:rsidDel="00000000" w:rsidP="00000000" w:rsidRDefault="00000000" w:rsidRPr="00000000" w14:paraId="00000402">
            <w:pPr>
              <w:widowControl w:val="0"/>
              <w:spacing w:after="20" w:before="20" w:line="240" w:lineRule="auto"/>
              <w:rPr>
                <w:highlight w:val="white"/>
              </w:rPr>
            </w:pPr>
            <w:r w:rsidDel="00000000" w:rsidR="00000000" w:rsidRPr="00000000">
              <w:rPr>
                <w:b w:val="1"/>
                <w:bCs w:val="1"/>
                <w:sz w:val="24"/>
                <w:szCs w:val="24"/>
                <w:highlight w:val="white"/>
                <w:rtl w:val="0"/>
              </w:rPr>
              <w:t xml:space="preserve">Enhanced Stakeholders Engagement through Citizen Science</w:t>
            </w:r>
            <w:r w:rsidDel="00000000" w:rsidR="00000000" w:rsidRPr="00000000">
              <w:rPr>
                <w:b w:val="1"/>
                <w:bCs w:val="1"/>
                <w:sz w:val="24"/>
                <w:szCs w:val="24"/>
                <w:highlight w:val="white"/>
                <w:rtl w:val="0"/>
              </w:rPr>
              <w:t xml:space="preserve"> </w:t>
              <w:br w:type="textWrapping"/>
              <w:br w:type="textWrapping"/>
            </w:r>
            <w:r w:rsidDel="00000000" w:rsidR="00000000" w:rsidRPr="00000000">
              <w:rPr>
                <w:highlight w:val="white"/>
                <w:rtl w:val="0"/>
              </w:rPr>
              <w:br w:type="textWrapping"/>
            </w:r>
            <w:r w:rsidDel="00000000" w:rsidR="00000000" w:rsidRPr="00000000">
              <w:rPr>
                <w:b w:val="1"/>
                <w:bCs w:val="1"/>
                <w:sz w:val="24"/>
                <w:szCs w:val="24"/>
                <w:highlight w:val="white"/>
                <w:rtl w:val="0"/>
              </w:rPr>
              <w:br w:type="textWrapping"/>
            </w:r>
            <w:r w:rsidDel="00000000" w:rsidR="00000000" w:rsidRPr="00000000">
              <w:rPr>
                <w:sz w:val="24"/>
                <w:szCs w:val="24"/>
                <w:highlight w:val="white"/>
                <w:rtl w:val="0"/>
              </w:rPr>
              <w:t xml:space="preserve">Facilitator:</w:t>
              <w:br w:type="textWrapping"/>
            </w:r>
            <w:r w:rsidDel="00000000" w:rsidR="00000000" w:rsidRPr="00000000">
              <w:rPr>
                <w:highlight w:val="white"/>
                <w:rtl w:val="0"/>
              </w:rPr>
              <w:t xml:space="preserve">Elaine BMB </w:t>
            </w:r>
          </w:p>
          <w:p w:rsidR="00000000" w:rsidDel="00000000" w:rsidP="00000000" w:rsidRDefault="00000000" w:rsidRPr="00000000" w14:paraId="00000403">
            <w:pPr>
              <w:widowControl w:val="0"/>
              <w:spacing w:after="20" w:before="20" w:line="240" w:lineRule="auto"/>
              <w:rPr>
                <w:sz w:val="24"/>
                <w:szCs w:val="24"/>
                <w:highlight w:val="white"/>
              </w:rPr>
            </w:pPr>
            <w:r w:rsidDel="00000000" w:rsidR="00000000" w:rsidRPr="00000000">
              <w:rPr>
                <w:color w:val="ff0000"/>
                <w:highlight w:val="white"/>
                <w:rtl w:val="0"/>
              </w:rPr>
              <w:t xml:space="preserve">(For Confirmation)</w:t>
            </w:r>
            <w:r w:rsidDel="00000000" w:rsidR="00000000" w:rsidRPr="00000000">
              <w:rPr>
                <w:sz w:val="24"/>
                <w:szCs w:val="24"/>
                <w:highlight w:val="white"/>
                <w:rtl w:val="0"/>
              </w:rPr>
              <w:br w:type="textWrapping"/>
            </w:r>
          </w:p>
          <w:p w:rsidR="00000000" w:rsidDel="00000000" w:rsidP="00000000" w:rsidRDefault="00000000" w:rsidRPr="00000000" w14:paraId="00000404">
            <w:pPr>
              <w:widowControl w:val="0"/>
              <w:spacing w:after="20" w:before="2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405">
            <w:pPr>
              <w:widowControl w:val="0"/>
              <w:spacing w:after="20" w:before="20" w:line="240" w:lineRule="auto"/>
              <w:rPr>
                <w:sz w:val="24"/>
                <w:szCs w:val="24"/>
                <w:highlight w:val="white"/>
              </w:rPr>
            </w:pPr>
            <w:r w:rsidDel="00000000" w:rsidR="00000000" w:rsidRPr="00000000">
              <w:rPr>
                <w:sz w:val="24"/>
                <w:szCs w:val="24"/>
                <w:highlight w:val="white"/>
                <w:rtl w:val="0"/>
              </w:rPr>
              <w:br w:type="textWrapping"/>
            </w:r>
          </w:p>
          <w:p w:rsidR="00000000" w:rsidDel="00000000" w:rsidP="00000000" w:rsidRDefault="00000000" w:rsidRPr="00000000" w14:paraId="00000406">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7">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8">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9">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A">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B">
            <w:pPr>
              <w:widowControl w:val="0"/>
              <w:spacing w:after="20" w:before="20" w:line="240" w:lineRule="auto"/>
              <w:rPr>
                <w:sz w:val="24"/>
                <w:szCs w:val="24"/>
                <w:highlight w:val="white"/>
              </w:rPr>
            </w:pPr>
            <w:r w:rsidDel="00000000" w:rsidR="00000000" w:rsidRPr="00000000">
              <w:rPr>
                <w:rtl w:val="0"/>
              </w:rPr>
            </w:r>
          </w:p>
          <w:p w:rsidR="00000000" w:rsidDel="00000000" w:rsidP="00000000" w:rsidRDefault="00000000" w:rsidRPr="00000000" w14:paraId="0000040C">
            <w:pPr>
              <w:widowControl w:val="0"/>
              <w:spacing w:after="20" w:before="20" w:line="240" w:lineRule="auto"/>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40D">
            <w:pPr>
              <w:widowControl w:val="0"/>
              <w:spacing w:after="20" w:before="20" w:line="240" w:lineRule="auto"/>
              <w:rPr>
                <w:sz w:val="24"/>
                <w:szCs w:val="24"/>
              </w:rPr>
            </w:pPr>
            <w:r w:rsidDel="00000000" w:rsidR="00000000" w:rsidRPr="00000000">
              <w:rPr>
                <w:sz w:val="24"/>
                <w:szCs w:val="24"/>
                <w:rtl w:val="0"/>
              </w:rPr>
              <w:br w:type="textWrapping"/>
            </w:r>
          </w:p>
        </w:tc>
        <w:tc>
          <w:tcPr/>
          <w:p w:rsidR="00000000" w:rsidDel="00000000" w:rsidP="00000000" w:rsidRDefault="00000000" w:rsidRPr="00000000" w14:paraId="0000040E">
            <w:pPr>
              <w:widowControl w:val="0"/>
              <w:numPr>
                <w:ilvl w:val="0"/>
                <w:numId w:val="64"/>
              </w:numPr>
              <w:spacing w:after="20" w:before="20" w:line="240" w:lineRule="auto"/>
              <w:ind w:left="720" w:hanging="360"/>
              <w:rPr>
                <w:b w:val="1"/>
                <w:bCs w:val="1"/>
                <w:sz w:val="24"/>
                <w:szCs w:val="24"/>
              </w:rPr>
            </w:pPr>
            <w:r w:rsidDel="00000000" w:rsidR="00000000" w:rsidRPr="00000000">
              <w:rPr>
                <w:b w:val="1"/>
                <w:bCs w:val="1"/>
                <w:sz w:val="24"/>
                <w:szCs w:val="24"/>
                <w:rtl w:val="0"/>
              </w:rPr>
              <w:t xml:space="preserve">National Parks Volunteer and Citizen Science Program, Singapore</w:t>
            </w:r>
            <w:r w:rsidDel="00000000" w:rsidR="00000000" w:rsidRPr="00000000">
              <w:rPr>
                <w:rtl w:val="0"/>
              </w:rPr>
            </w:r>
          </w:p>
          <w:p w:rsidR="00000000" w:rsidDel="00000000" w:rsidP="00000000" w:rsidRDefault="00000000" w:rsidRPr="00000000" w14:paraId="0000040F">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(NParks' national volunteer and citizen science programme)</w:t>
            </w:r>
          </w:p>
          <w:p w:rsidR="00000000" w:rsidDel="00000000" w:rsidP="00000000" w:rsidRDefault="00000000" w:rsidRPr="00000000" w14:paraId="00000410">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Probably the strongest ASEAN example. It demonstrates how the government can institutionalize volunteer engagement, biodiversity monitoring, and public participation at a national scale. It also provides an ASEAN Member State perspective. </w:t>
            </w:r>
          </w:p>
          <w:p w:rsidR="00000000" w:rsidDel="00000000" w:rsidP="00000000" w:rsidRDefault="00000000" w:rsidRPr="00000000" w14:paraId="00000411">
            <w:pPr>
              <w:widowControl w:val="0"/>
              <w:spacing w:after="20" w:before="2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412">
            <w:pPr>
              <w:widowControl w:val="0"/>
              <w:numPr>
                <w:ilvl w:val="0"/>
                <w:numId w:val="64"/>
              </w:numPr>
              <w:spacing w:after="20" w:before="20" w:line="240" w:lineRule="auto"/>
              <w:ind w:left="720" w:hanging="360"/>
              <w:rPr>
                <w:b w:val="1"/>
                <w:bCs w:val="1"/>
                <w:sz w:val="24"/>
                <w:szCs w:val="24"/>
              </w:rPr>
            </w:pPr>
            <w:commentRangeStart w:id="6"/>
            <w:r w:rsidDel="00000000" w:rsidR="00000000" w:rsidRPr="00000000">
              <w:rPr>
                <w:b w:val="1"/>
                <w:bCs w:val="1"/>
                <w:sz w:val="24"/>
                <w:szCs w:val="24"/>
                <w:rtl w:val="0"/>
              </w:rPr>
              <w:t xml:space="preserve">Mangrove Mapping, DENR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13">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(Community mapping of mangrove ecosystems)</w:t>
            </w:r>
          </w:p>
          <w:p w:rsidR="00000000" w:rsidDel="00000000" w:rsidP="00000000" w:rsidRDefault="00000000" w:rsidRPr="00000000" w14:paraId="00000414">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Demonstrates how the government collaborates with communities and volunteers using GIS and participatory mapping for ecosystem management. Good example of citizen science supporting restoration. </w:t>
            </w:r>
          </w:p>
          <w:p w:rsidR="00000000" w:rsidDel="00000000" w:rsidP="00000000" w:rsidRDefault="00000000" w:rsidRPr="00000000" w14:paraId="00000415">
            <w:pPr>
              <w:widowControl w:val="0"/>
              <w:spacing w:after="20" w:before="2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416">
            <w:pPr>
              <w:widowControl w:val="0"/>
              <w:numPr>
                <w:ilvl w:val="0"/>
                <w:numId w:val="64"/>
              </w:numPr>
              <w:spacing w:after="20" w:before="20" w:line="240" w:lineRule="auto"/>
              <w:ind w:left="720" w:hanging="360"/>
              <w:rPr>
                <w:b w:val="1"/>
                <w:bCs w:val="1"/>
                <w:sz w:val="24"/>
                <w:szCs w:val="24"/>
              </w:rPr>
            </w:pPr>
            <w:r w:rsidDel="00000000" w:rsidR="00000000" w:rsidRPr="00000000">
              <w:rPr>
                <w:b w:val="1"/>
                <w:bCs w:val="1"/>
                <w:sz w:val="24"/>
                <w:szCs w:val="24"/>
                <w:rtl w:val="0"/>
              </w:rPr>
              <w:t xml:space="preserve">Lokalpedia - John Sherwin Felix, Philippines </w:t>
            </w:r>
          </w:p>
          <w:p w:rsidR="00000000" w:rsidDel="00000000" w:rsidP="00000000" w:rsidRDefault="00000000" w:rsidRPr="00000000" w14:paraId="00000417">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(Community knowledge documentation and participatory mapping)</w:t>
            </w:r>
          </w:p>
          <w:p w:rsidR="00000000" w:rsidDel="00000000" w:rsidP="00000000" w:rsidRDefault="00000000" w:rsidRPr="00000000" w14:paraId="00000418">
            <w:pPr>
              <w:widowControl w:val="0"/>
              <w:numPr>
                <w:ilvl w:val="0"/>
                <w:numId w:val="12"/>
              </w:numPr>
              <w:spacing w:after="20" w:before="20" w:line="240" w:lineRule="auto"/>
              <w:ind w:left="1440" w:hanging="360"/>
              <w:rPr>
                <w:i w:val="1"/>
                <w:iCs w:val="1"/>
                <w:sz w:val="24"/>
                <w:szCs w:val="24"/>
              </w:rPr>
            </w:pPr>
            <w:r w:rsidDel="00000000" w:rsidR="00000000" w:rsidRPr="00000000">
              <w:rPr>
                <w:i w:val="1"/>
                <w:iCs w:val="1"/>
                <w:sz w:val="24"/>
                <w:szCs w:val="24"/>
                <w:rtl w:val="0"/>
              </w:rPr>
              <w:t xml:space="preserve">Shows that local communities can document biodiversity and traditional ecological knowledge. It demonstrates citizen science beyond biological surveys by integrating local knowledge. </w:t>
            </w:r>
          </w:p>
          <w:p w:rsidR="00000000" w:rsidDel="00000000" w:rsidP="00000000" w:rsidRDefault="00000000" w:rsidRPr="00000000" w14:paraId="00000419">
            <w:pPr>
              <w:widowControl w:val="0"/>
              <w:spacing w:after="20" w:before="20" w:line="240" w:lineRule="auto"/>
              <w:ind w:left="1440" w:firstLine="0"/>
              <w:rPr>
                <w:b w:val="1"/>
                <w:bCs w:val="1"/>
                <w:i w:val="1"/>
                <w:iCs w:val="1"/>
                <w:sz w:val="24"/>
                <w:szCs w:val="24"/>
              </w:rPr>
            </w:pPr>
            <w:r w:rsidDel="00000000" w:rsidR="00000000" w:rsidRPr="00000000">
              <w:rPr>
                <w:rtl w:val="0"/>
              </w:rPr>
            </w:r>
          </w:p>
          <w:p w:rsidR="00000000" w:rsidDel="00000000" w:rsidP="00000000" w:rsidRDefault="00000000" w:rsidRPr="00000000" w14:paraId="0000041A">
            <w:pPr>
              <w:widowControl w:val="0"/>
              <w:numPr>
                <w:ilvl w:val="0"/>
                <w:numId w:val="64"/>
              </w:numPr>
              <w:spacing w:after="20" w:before="20" w:line="240" w:lineRule="auto"/>
              <w:ind w:left="720" w:hanging="360"/>
              <w:rPr>
                <w:b w:val="1"/>
                <w:bCs w:val="1"/>
                <w:sz w:val="24"/>
                <w:szCs w:val="24"/>
              </w:rPr>
            </w:pPr>
            <w:r w:rsidDel="00000000" w:rsidR="00000000" w:rsidRPr="00000000">
              <w:rPr>
                <w:b w:val="1"/>
                <w:bCs w:val="1"/>
                <w:sz w:val="24"/>
                <w:szCs w:val="24"/>
                <w:rtl w:val="0"/>
              </w:rPr>
              <w:t xml:space="preserve">Society for Conservation of Philippine Wetlands</w:t>
            </w:r>
            <w:r w:rsidDel="00000000" w:rsidR="00000000" w:rsidRPr="00000000">
              <w:rPr>
                <w:rtl w:val="0"/>
              </w:rPr>
            </w:r>
          </w:p>
          <w:p w:rsidR="00000000" w:rsidDel="00000000" w:rsidP="00000000" w:rsidRDefault="00000000" w:rsidRPr="00000000" w14:paraId="0000041B">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(Wetland and bird monitoring)</w:t>
            </w:r>
          </w:p>
          <w:p w:rsidR="00000000" w:rsidDel="00000000" w:rsidP="00000000" w:rsidRDefault="00000000" w:rsidRPr="00000000" w14:paraId="0000041C">
            <w:pPr>
              <w:widowControl w:val="0"/>
              <w:numPr>
                <w:ilvl w:val="0"/>
                <w:numId w:val="38"/>
              </w:numPr>
              <w:spacing w:after="20" w:before="20" w:line="240" w:lineRule="auto"/>
              <w:ind w:left="1440" w:hanging="360"/>
              <w:rPr>
                <w:i w:val="1"/>
                <w:iCs w:val="1"/>
                <w:sz w:val="24"/>
                <w:szCs w:val="24"/>
              </w:rPr>
            </w:pPr>
            <w:r w:rsidDel="00000000" w:rsidR="00000000" w:rsidRPr="00000000">
              <w:rPr>
                <w:i w:val="1"/>
                <w:iCs w:val="1"/>
                <w:sz w:val="24"/>
                <w:szCs w:val="24"/>
                <w:rtl w:val="0"/>
              </w:rPr>
              <w:t xml:space="preserve">Demonstrates NGO-led citizen science and volunteer conservation, particularly in wetland ecosystems. Good NGO perspective but may overlap with other biodiversity monitoring initiatives.</w:t>
            </w:r>
            <w:r w:rsidDel="00000000" w:rsidR="00000000" w:rsidRPr="00000000">
              <w:rPr>
                <w:i w:val="1"/>
                <w:iCs w:val="1"/>
                <w:sz w:val="24"/>
                <w:szCs w:val="24"/>
                <w:shd w:fill="b6d7a8" w:val="clear"/>
                <w:rtl w:val="0"/>
              </w:rPr>
              <w:t xml:space="preserve"> </w:t>
            </w:r>
          </w:p>
          <w:p w:rsidR="00000000" w:rsidDel="00000000" w:rsidP="00000000" w:rsidRDefault="00000000" w:rsidRPr="00000000" w14:paraId="0000041D">
            <w:pPr>
              <w:widowControl w:val="0"/>
              <w:spacing w:after="20" w:before="20" w:line="240" w:lineRule="auto"/>
              <w:ind w:left="1440" w:firstLine="0"/>
              <w:rPr>
                <w:i w:val="1"/>
                <w:iCs w:val="1"/>
                <w:sz w:val="24"/>
                <w:szCs w:val="24"/>
              </w:rPr>
            </w:pPr>
            <w:r w:rsidDel="00000000" w:rsidR="00000000" w:rsidRPr="00000000">
              <w:rPr>
                <w:rtl w:val="0"/>
              </w:rPr>
            </w:r>
          </w:p>
          <w:p w:rsidR="00000000" w:rsidDel="00000000" w:rsidP="00000000" w:rsidRDefault="00000000" w:rsidRPr="00000000" w14:paraId="0000041E">
            <w:pPr>
              <w:widowControl w:val="0"/>
              <w:numPr>
                <w:ilvl w:val="0"/>
                <w:numId w:val="64"/>
              </w:numPr>
              <w:spacing w:after="20" w:before="20" w:line="240" w:lineRule="auto"/>
              <w:ind w:left="720" w:hanging="360"/>
              <w:rPr>
                <w:b w:val="1"/>
                <w:bCs w:val="1"/>
                <w:sz w:val="24"/>
                <w:szCs w:val="24"/>
              </w:rPr>
            </w:pPr>
            <w:r w:rsidDel="00000000" w:rsidR="00000000" w:rsidRPr="00000000">
              <w:rPr>
                <w:b w:val="1"/>
                <w:bCs w:val="1"/>
                <w:sz w:val="24"/>
                <w:szCs w:val="24"/>
                <w:rtl w:val="0"/>
              </w:rPr>
              <w:t xml:space="preserve">Plastizen App</w:t>
            </w:r>
          </w:p>
          <w:p w:rsidR="00000000" w:rsidDel="00000000" w:rsidP="00000000" w:rsidRDefault="00000000" w:rsidRPr="00000000" w14:paraId="0000041F">
            <w:pPr>
              <w:widowControl w:val="0"/>
              <w:spacing w:after="20" w:before="20" w:line="240" w:lineRule="auto"/>
              <w:ind w:left="720" w:firstLine="0"/>
              <w:rPr>
                <w:i w:val="1"/>
                <w:iCs w:val="1"/>
                <w:sz w:val="24"/>
                <w:szCs w:val="24"/>
              </w:rPr>
            </w:pPr>
            <w:r w:rsidDel="00000000" w:rsidR="00000000" w:rsidRPr="00000000">
              <w:rPr>
                <w:i w:val="1"/>
                <w:iCs w:val="1"/>
                <w:sz w:val="24"/>
                <w:szCs w:val="24"/>
                <w:rtl w:val="0"/>
              </w:rPr>
              <w:t xml:space="preserve">(Digital citizen science application)</w:t>
            </w:r>
          </w:p>
          <w:p w:rsidR="00000000" w:rsidDel="00000000" w:rsidP="00000000" w:rsidRDefault="00000000" w:rsidRPr="00000000" w14:paraId="00000420">
            <w:pPr>
              <w:widowControl w:val="0"/>
              <w:numPr>
                <w:ilvl w:val="0"/>
                <w:numId w:val="62"/>
              </w:numPr>
              <w:spacing w:after="20" w:before="20" w:line="240" w:lineRule="auto"/>
              <w:ind w:left="1440" w:hanging="360"/>
              <w:rPr>
                <w:i w:val="1"/>
                <w:iCs w:val="1"/>
                <w:sz w:val="24"/>
                <w:szCs w:val="24"/>
              </w:rPr>
            </w:pPr>
            <w:r w:rsidDel="00000000" w:rsidR="00000000" w:rsidRPr="00000000">
              <w:rPr>
                <w:i w:val="1"/>
                <w:iCs w:val="1"/>
                <w:sz w:val="24"/>
                <w:szCs w:val="24"/>
                <w:rtl w:val="0"/>
              </w:rPr>
              <w:t xml:space="preserve">Very innovative. Demonstrates how technology, mobile applications, and crowdsourced data can engage the public in environmental monitoring, especially young people. Represents the future of citizen science. </w:t>
            </w:r>
          </w:p>
          <w:p w:rsidR="00000000" w:rsidDel="00000000" w:rsidP="00000000" w:rsidRDefault="00000000" w:rsidRPr="00000000" w14:paraId="00000421">
            <w:pPr>
              <w:widowControl w:val="0"/>
              <w:spacing w:after="20" w:before="20" w:line="240" w:lineRule="auto"/>
              <w:rPr>
                <w:b w:val="1"/>
                <w:bCs w:val="1"/>
                <w:sz w:val="24"/>
                <w:szCs w:val="24"/>
              </w:rPr>
            </w:pPr>
            <w:r w:rsidDel="00000000" w:rsidR="00000000" w:rsidRPr="00000000">
              <w:rPr>
                <w:rtl w:val="0"/>
              </w:rPr>
            </w:r>
          </w:p>
        </w:tc>
      </w:tr>
    </w:tbl>
    <w:p w:rsidR="00000000" w:rsidDel="00000000" w:rsidP="00000000" w:rsidRDefault="00000000" w:rsidRPr="00000000" w14:paraId="00000422">
      <w:pPr>
        <w:ind w:left="720" w:firstLine="0"/>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numPr>
          <w:ilvl w:val="0"/>
          <w:numId w:val="8"/>
        </w:numPr>
        <w:ind w:left="720" w:hanging="360"/>
        <w:rPr>
          <w:sz w:val="24"/>
          <w:szCs w:val="24"/>
        </w:rPr>
      </w:pPr>
      <w:r w:rsidDel="00000000" w:rsidR="00000000" w:rsidRPr="00000000">
        <w:rPr>
          <w:sz w:val="24"/>
          <w:szCs w:val="24"/>
          <w:rtl w:val="0"/>
        </w:rPr>
        <w:t xml:space="preserve">Session Format</w:t>
      </w:r>
      <w:r w:rsidDel="00000000" w:rsidR="00000000" w:rsidRPr="00000000">
        <w:rPr>
          <w:rtl w:val="0"/>
        </w:rPr>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The session will combine case study lightning talks, moderated panel discussions, and audience reflection to promote knowledge sharing and interactive dialogue on inclusive participation and capacity development in ASEAN Heritage Parks.</w:t>
      </w:r>
    </w:p>
    <w:p w:rsidR="00000000" w:rsidDel="00000000" w:rsidP="00000000" w:rsidRDefault="00000000" w:rsidRPr="00000000" w14:paraId="00000426">
      <w:pPr>
        <w:spacing w:after="240" w:before="240" w:lineRule="auto"/>
        <w:jc w:val="both"/>
        <w:rPr>
          <w:b w:val="1"/>
          <w:bCs w:val="1"/>
          <w:sz w:val="24"/>
          <w:szCs w:val="24"/>
        </w:rPr>
      </w:pPr>
      <w:r w:rsidDel="00000000" w:rsidR="00000000" w:rsidRPr="00000000">
        <w:rPr>
          <w:b w:val="1"/>
          <w:bCs w:val="1"/>
          <w:sz w:val="24"/>
          <w:szCs w:val="24"/>
          <w:rtl w:val="0"/>
        </w:rPr>
        <w:t xml:space="preserve">Opening Plenary</w:t>
      </w:r>
    </w:p>
    <w:p w:rsidR="00000000" w:rsidDel="00000000" w:rsidP="00000000" w:rsidRDefault="00000000" w:rsidRPr="00000000" w14:paraId="00000427">
      <w:pPr>
        <w:spacing w:after="240" w:before="240" w:lineRule="auto"/>
        <w:jc w:val="both"/>
        <w:rPr>
          <w:sz w:val="24"/>
          <w:szCs w:val="24"/>
        </w:rPr>
      </w:pPr>
      <w:r w:rsidDel="00000000" w:rsidR="00000000" w:rsidRPr="00000000">
        <w:rPr>
          <w:sz w:val="24"/>
          <w:szCs w:val="24"/>
          <w:rtl w:val="0"/>
        </w:rPr>
        <w:t xml:space="preserve">The session will begin with opening preliminaries led by the host, followed by a Message from the Co-Organizer delivered by Hanns Seidel Stiftung. The Session Chair will then officially open the breakout session, followed by an Inspirational Keynote Address by Dr. Jerome Montemayor, Executive Director of the ASEAN Centre for Biodiversity (ACB), to set the context for the discussions.</w:t>
      </w:r>
    </w:p>
    <w:p w:rsidR="00000000" w:rsidDel="00000000" w:rsidP="00000000" w:rsidRDefault="00000000" w:rsidRPr="00000000" w14:paraId="000004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9">
      <w:pPr>
        <w:spacing w:after="240" w:before="240" w:lineRule="auto"/>
        <w:jc w:val="both"/>
        <w:rPr>
          <w:b w:val="1"/>
          <w:bCs w:val="1"/>
          <w:sz w:val="24"/>
          <w:szCs w:val="24"/>
        </w:rPr>
      </w:pPr>
      <w:r w:rsidDel="00000000" w:rsidR="00000000" w:rsidRPr="00000000">
        <w:rPr>
          <w:b w:val="1"/>
          <w:bCs w:val="1"/>
          <w:sz w:val="24"/>
          <w:szCs w:val="24"/>
          <w:rtl w:val="0"/>
        </w:rPr>
        <w:t xml:space="preserve">Topic 1: Engagement of Women and Youth in Conservation</w:t>
      </w:r>
    </w:p>
    <w:p w:rsidR="00000000" w:rsidDel="00000000" w:rsidP="00000000" w:rsidRDefault="00000000" w:rsidRPr="00000000" w14:paraId="0000042A">
      <w:pPr>
        <w:spacing w:after="240" w:before="240" w:lineRule="auto"/>
        <w:jc w:val="both"/>
        <w:rPr>
          <w:sz w:val="24"/>
          <w:szCs w:val="24"/>
        </w:rPr>
      </w:pPr>
      <w:r w:rsidDel="00000000" w:rsidR="00000000" w:rsidRPr="00000000">
        <w:rPr>
          <w:sz w:val="24"/>
          <w:szCs w:val="24"/>
          <w:rtl w:val="0"/>
        </w:rPr>
        <w:t xml:space="preserve">The first thematic session will be conducted in a </w:t>
      </w:r>
      <w:r w:rsidDel="00000000" w:rsidR="00000000" w:rsidRPr="00000000">
        <w:rPr>
          <w:b w:val="1"/>
          <w:bCs w:val="1"/>
          <w:sz w:val="24"/>
          <w:szCs w:val="24"/>
          <w:rtl w:val="0"/>
        </w:rPr>
        <w:t xml:space="preserve">fishbowl discussion</w:t>
      </w:r>
      <w:r w:rsidDel="00000000" w:rsidR="00000000" w:rsidRPr="00000000">
        <w:rPr>
          <w:sz w:val="24"/>
          <w:szCs w:val="24"/>
          <w:rtl w:val="0"/>
        </w:rPr>
        <w:t xml:space="preserve"> format. The session will begin with the invited speakers seated in the inner circle, where they will engage in a facilitated conversation on their experiences, challenges, innovative approaches, and lessons learned in promoting the meaningful engagement of women and youth in biodiversity conservation. The facilitator will guide the discussion with key questions while encouraging dialogue among the speakers.</w:t>
      </w:r>
    </w:p>
    <w:p w:rsidR="00000000" w:rsidDel="00000000" w:rsidP="00000000" w:rsidRDefault="00000000" w:rsidRPr="00000000" w14:paraId="0000042B">
      <w:pPr>
        <w:spacing w:after="240" w:before="240" w:lineRule="auto"/>
        <w:jc w:val="both"/>
        <w:rPr>
          <w:sz w:val="24"/>
          <w:szCs w:val="24"/>
        </w:rPr>
      </w:pPr>
      <w:r w:rsidDel="00000000" w:rsidR="00000000" w:rsidRPr="00000000">
        <w:rPr>
          <w:sz w:val="24"/>
          <w:szCs w:val="24"/>
          <w:rtl w:val="0"/>
        </w:rPr>
        <w:t xml:space="preserve">As the discussion progresses, participants from the audience will be invited to join the conversation by taking the available seat in the fishbowl, allowing them to share perspectives, ask questions, or contribute relevant experiences. This interactive format is designed to foster inclusive dialogue, peer learning, and active participation between speakers and participants.</w:t>
      </w:r>
    </w:p>
    <w:p w:rsidR="00000000" w:rsidDel="00000000" w:rsidP="00000000" w:rsidRDefault="00000000" w:rsidRPr="00000000" w14:paraId="0000042C">
      <w:pPr>
        <w:spacing w:after="240" w:before="240" w:lineRule="auto"/>
        <w:jc w:val="both"/>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15-minute coffee break</w:t>
      </w:r>
      <w:r w:rsidDel="00000000" w:rsidR="00000000" w:rsidRPr="00000000">
        <w:rPr>
          <w:sz w:val="24"/>
          <w:szCs w:val="24"/>
          <w:rtl w:val="0"/>
        </w:rPr>
        <w:t xml:space="preserve"> will follow.</w:t>
      </w:r>
      <w:r w:rsidDel="00000000" w:rsidR="00000000" w:rsidRPr="00000000">
        <w:rPr>
          <w:rtl w:val="0"/>
        </w:rPr>
      </w:r>
    </w:p>
    <w:p w:rsidR="00000000" w:rsidDel="00000000" w:rsidP="00000000" w:rsidRDefault="00000000" w:rsidRPr="00000000" w14:paraId="0000042D">
      <w:pPr>
        <w:spacing w:after="240" w:before="240" w:lineRule="auto"/>
        <w:jc w:val="both"/>
        <w:rPr>
          <w:b w:val="1"/>
          <w:bCs w:val="1"/>
          <w:sz w:val="24"/>
          <w:szCs w:val="24"/>
        </w:rPr>
      </w:pPr>
      <w:r w:rsidDel="00000000" w:rsidR="00000000" w:rsidRPr="00000000">
        <w:rPr>
          <w:b w:val="1"/>
          <w:bCs w:val="1"/>
          <w:sz w:val="24"/>
          <w:szCs w:val="24"/>
          <w:rtl w:val="0"/>
        </w:rPr>
        <w:t xml:space="preserve">Topic 2: Enhanced Stakeholder Engagement through Citizen Science</w:t>
      </w:r>
    </w:p>
    <w:p w:rsidR="00000000" w:rsidDel="00000000" w:rsidP="00000000" w:rsidRDefault="00000000" w:rsidRPr="00000000" w14:paraId="0000042E">
      <w:pPr>
        <w:spacing w:after="240" w:before="240" w:lineRule="auto"/>
        <w:jc w:val="both"/>
        <w:rPr>
          <w:sz w:val="24"/>
          <w:szCs w:val="24"/>
        </w:rPr>
      </w:pPr>
      <w:r w:rsidDel="00000000" w:rsidR="00000000" w:rsidRPr="00000000">
        <w:rPr>
          <w:sz w:val="24"/>
          <w:szCs w:val="24"/>
          <w:rtl w:val="0"/>
        </w:rPr>
        <w:t xml:space="preserve">The second thematic session will begin with a series of lightning case study presentations, where each speaker will have five minutes to showcase innovative citizen science initiatives and practical experiences. The presentations will be followed by a moderated panel discussion and audience Q&amp;A, allowing participants to explore common challenges, lessons learned, and opportunities for scaling citizen science across ASEAN Heritage Parks.</w:t>
      </w:r>
    </w:p>
    <w:p w:rsidR="00000000" w:rsidDel="00000000" w:rsidP="00000000" w:rsidRDefault="00000000" w:rsidRPr="00000000" w14:paraId="0000042F">
      <w:pPr>
        <w:spacing w:after="240" w:before="240" w:lineRule="auto"/>
        <w:rPr>
          <w:b w:val="1"/>
          <w:bCs w:val="1"/>
          <w:sz w:val="24"/>
          <w:szCs w:val="24"/>
        </w:rPr>
      </w:pPr>
      <w:r w:rsidDel="00000000" w:rsidR="00000000" w:rsidRPr="00000000">
        <w:rPr>
          <w:b w:val="1"/>
          <w:bCs w:val="1"/>
          <w:sz w:val="24"/>
          <w:szCs w:val="24"/>
          <w:rtl w:val="0"/>
        </w:rPr>
        <w:t xml:space="preserve">Closing Reflection</w:t>
      </w:r>
    </w:p>
    <w:p w:rsidR="00000000" w:rsidDel="00000000" w:rsidP="00000000" w:rsidRDefault="00000000" w:rsidRPr="00000000" w14:paraId="00000430">
      <w:pPr>
        <w:spacing w:after="240" w:before="240" w:lineRule="auto"/>
        <w:rPr>
          <w:b w:val="1"/>
          <w:bCs w:val="1"/>
          <w:sz w:val="24"/>
          <w:szCs w:val="24"/>
        </w:rPr>
      </w:pPr>
      <w:r w:rsidDel="00000000" w:rsidR="00000000" w:rsidRPr="00000000">
        <w:rPr>
          <w:sz w:val="24"/>
          <w:szCs w:val="24"/>
          <w:rtl w:val="0"/>
        </w:rPr>
        <w:t xml:space="preserve">The session will conclude with a brief audience reflection and synthesis of key messages and recommendations, highlighting practical actions to strengthen inclusive participation and capacity development across ASEAN Heritage Parks.</w:t>
      </w:r>
      <w:r w:rsidDel="00000000" w:rsidR="00000000" w:rsidRPr="00000000">
        <w:rPr>
          <w:rtl w:val="0"/>
        </w:rPr>
      </w:r>
    </w:p>
    <w:p w:rsidR="00000000" w:rsidDel="00000000" w:rsidP="00000000" w:rsidRDefault="00000000" w:rsidRPr="00000000" w14:paraId="00000431">
      <w:pPr>
        <w:widowControl w:val="0"/>
        <w:spacing w:after="20" w:before="20" w:line="240" w:lineRule="auto"/>
        <w:ind w:right="215.80078125"/>
        <w:rPr>
          <w:b w:val="1"/>
          <w:bCs w:val="1"/>
          <w:sz w:val="24"/>
          <w:szCs w:val="24"/>
        </w:rPr>
      </w:pPr>
      <w:r w:rsidDel="00000000" w:rsidR="00000000" w:rsidRPr="00000000">
        <w:rPr>
          <w:rtl w:val="0"/>
        </w:rPr>
      </w:r>
    </w:p>
    <w:p w:rsidR="00000000" w:rsidDel="00000000" w:rsidP="00000000" w:rsidRDefault="00000000" w:rsidRPr="00000000" w14:paraId="00000432">
      <w:pPr>
        <w:numPr>
          <w:ilvl w:val="0"/>
          <w:numId w:val="8"/>
        </w:numPr>
        <w:ind w:left="720" w:hanging="360"/>
        <w:rPr>
          <w:sz w:val="24"/>
          <w:szCs w:val="24"/>
        </w:rPr>
      </w:pPr>
      <w:r w:rsidDel="00000000" w:rsidR="00000000" w:rsidRPr="00000000">
        <w:rPr>
          <w:sz w:val="24"/>
          <w:szCs w:val="24"/>
          <w:rtl w:val="0"/>
        </w:rPr>
        <w:t xml:space="preserve">Session Structure/Flow</w:t>
      </w:r>
    </w:p>
    <w:p w:rsidR="00000000" w:rsidDel="00000000" w:rsidP="00000000" w:rsidRDefault="00000000" w:rsidRPr="00000000" w14:paraId="00000433">
      <w:pPr>
        <w:ind w:left="720" w:firstLine="0"/>
        <w:rPr>
          <w:highlight w:val="white"/>
        </w:rPr>
      </w:pPr>
      <w:r w:rsidDel="00000000" w:rsidR="00000000" w:rsidRPr="00000000">
        <w:rPr>
          <w:b w:val="1"/>
          <w:bCs w:val="1"/>
          <w:sz w:val="24"/>
          <w:szCs w:val="24"/>
          <w:rtl w:val="0"/>
        </w:rPr>
        <w:t xml:space="preserve">Opening Plenary (25 minute)</w:t>
        <w:br w:type="textWrapping"/>
        <w:t xml:space="preserve">Host: </w:t>
      </w:r>
      <w:r w:rsidDel="00000000" w:rsidR="00000000" w:rsidRPr="00000000">
        <w:rPr>
          <w:highlight w:val="white"/>
          <w:rtl w:val="0"/>
        </w:rPr>
        <w:t xml:space="preserve">Darry Shel Estorba</w:t>
      </w:r>
    </w:p>
    <w:p w:rsidR="00000000" w:rsidDel="00000000" w:rsidP="00000000" w:rsidRDefault="00000000" w:rsidRPr="00000000" w14:paraId="00000434">
      <w:pPr>
        <w:ind w:left="720" w:firstLine="0"/>
        <w:rPr>
          <w:highlight w:val="white"/>
        </w:rPr>
      </w:pPr>
      <w:r w:rsidDel="00000000" w:rsidR="00000000" w:rsidRPr="00000000">
        <w:rPr>
          <w:rtl w:val="0"/>
        </w:rPr>
      </w:r>
    </w:p>
    <w:tbl>
      <w:tblPr>
        <w:tblStyle w:val="Table14"/>
        <w:tblW w:w="99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620"/>
        <w:gridCol w:w="4410"/>
        <w:gridCol w:w="2790"/>
        <w:tblGridChange w:id="0">
          <w:tblGrid>
            <w:gridCol w:w="1170"/>
            <w:gridCol w:w="1620"/>
            <w:gridCol w:w="4410"/>
            <w:gridCol w:w="2790"/>
          </w:tblGrid>
        </w:tblGridChange>
      </w:tblGrid>
      <w:tr>
        <w:trPr>
          <w:cantSplit w:val="0"/>
          <w:tblHeader w:val="0"/>
        </w:trPr>
        <w:tc>
          <w:tcPr/>
          <w:p w:rsidR="00000000" w:rsidDel="00000000" w:rsidP="00000000" w:rsidRDefault="00000000" w:rsidRPr="00000000" w14:paraId="00000435">
            <w:pPr>
              <w:widowControl w:val="0"/>
              <w:spacing w:line="240" w:lineRule="auto"/>
              <w:jc w:val="center"/>
              <w:rPr>
                <w:b w:val="1"/>
                <w:bCs w:val="1"/>
                <w:highlight w:val="white"/>
              </w:rPr>
            </w:pPr>
            <w:r w:rsidDel="00000000" w:rsidR="00000000" w:rsidRPr="00000000">
              <w:rPr>
                <w:b w:val="1"/>
                <w:bCs w:val="1"/>
                <w:highlight w:val="white"/>
                <w:rtl w:val="0"/>
              </w:rPr>
              <w:t xml:space="preserve">Duration</w:t>
            </w:r>
          </w:p>
        </w:tc>
        <w:tc>
          <w:tcPr/>
          <w:p w:rsidR="00000000" w:rsidDel="00000000" w:rsidP="00000000" w:rsidRDefault="00000000" w:rsidRPr="00000000" w14:paraId="00000436">
            <w:pPr>
              <w:widowControl w:val="0"/>
              <w:spacing w:line="240" w:lineRule="auto"/>
              <w:jc w:val="center"/>
              <w:rPr>
                <w:b w:val="1"/>
                <w:bCs w:val="1"/>
                <w:highlight w:val="white"/>
              </w:rPr>
            </w:pPr>
            <w:r w:rsidDel="00000000" w:rsidR="00000000" w:rsidRPr="00000000">
              <w:rPr>
                <w:b w:val="1"/>
                <w:bCs w:val="1"/>
                <w:highlight w:val="white"/>
                <w:rtl w:val="0"/>
              </w:rPr>
              <w:t xml:space="preserve">Time</w:t>
            </w:r>
          </w:p>
        </w:tc>
        <w:tc>
          <w:tcPr/>
          <w:p w:rsidR="00000000" w:rsidDel="00000000" w:rsidP="00000000" w:rsidRDefault="00000000" w:rsidRPr="00000000" w14:paraId="00000437">
            <w:pPr>
              <w:widowControl w:val="0"/>
              <w:spacing w:line="240" w:lineRule="auto"/>
              <w:jc w:val="center"/>
              <w:rPr>
                <w:b w:val="1"/>
                <w:bCs w:val="1"/>
                <w:highlight w:val="white"/>
              </w:rPr>
            </w:pPr>
            <w:r w:rsidDel="00000000" w:rsidR="00000000" w:rsidRPr="00000000">
              <w:rPr>
                <w:b w:val="1"/>
                <w:bCs w:val="1"/>
                <w:highlight w:val="white"/>
                <w:rtl w:val="0"/>
              </w:rPr>
              <w:t xml:space="preserve">Program</w:t>
            </w:r>
          </w:p>
        </w:tc>
        <w:tc>
          <w:tcPr/>
          <w:p w:rsidR="00000000" w:rsidDel="00000000" w:rsidP="00000000" w:rsidRDefault="00000000" w:rsidRPr="00000000" w14:paraId="00000438">
            <w:pPr>
              <w:widowControl w:val="0"/>
              <w:spacing w:line="240" w:lineRule="auto"/>
              <w:jc w:val="center"/>
              <w:rPr>
                <w:b w:val="1"/>
                <w:bCs w:val="1"/>
                <w:highlight w:val="white"/>
              </w:rPr>
            </w:pPr>
            <w:r w:rsidDel="00000000" w:rsidR="00000000" w:rsidRPr="00000000">
              <w:rPr>
                <w:b w:val="1"/>
                <w:bCs w:val="1"/>
                <w:highlight w:val="white"/>
                <w:rtl w:val="0"/>
              </w:rPr>
              <w:t xml:space="preserve">Speakers</w:t>
            </w:r>
          </w:p>
        </w:tc>
      </w:tr>
      <w:tr>
        <w:trPr>
          <w:cantSplit w:val="0"/>
          <w:tblHeader w:val="0"/>
        </w:trPr>
        <w:tc>
          <w:tcPr/>
          <w:p w:rsidR="00000000" w:rsidDel="00000000" w:rsidP="00000000" w:rsidRDefault="00000000" w:rsidRPr="00000000" w14:paraId="00000439">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3A">
            <w:pPr>
              <w:widowControl w:val="0"/>
              <w:spacing w:line="240" w:lineRule="auto"/>
              <w:rPr>
                <w:highlight w:val="white"/>
              </w:rPr>
            </w:pPr>
            <w:r w:rsidDel="00000000" w:rsidR="00000000" w:rsidRPr="00000000">
              <w:rPr>
                <w:highlight w:val="white"/>
                <w:rtl w:val="0"/>
              </w:rPr>
              <w:t xml:space="preserve">14:00 - 14:05</w:t>
            </w:r>
          </w:p>
        </w:tc>
        <w:tc>
          <w:tcPr/>
          <w:p w:rsidR="00000000" w:rsidDel="00000000" w:rsidP="00000000" w:rsidRDefault="00000000" w:rsidRPr="00000000" w14:paraId="0000043B">
            <w:pPr>
              <w:widowControl w:val="0"/>
              <w:spacing w:line="240" w:lineRule="auto"/>
              <w:rPr>
                <w:highlight w:val="white"/>
              </w:rPr>
            </w:pPr>
            <w:r w:rsidDel="00000000" w:rsidR="00000000" w:rsidRPr="00000000">
              <w:rPr>
                <w:highlight w:val="white"/>
                <w:rtl w:val="0"/>
              </w:rPr>
              <w:t xml:space="preserve">Opening Preliminaries</w:t>
            </w:r>
          </w:p>
          <w:p w:rsidR="00000000" w:rsidDel="00000000" w:rsidP="00000000" w:rsidRDefault="00000000" w:rsidRPr="00000000" w14:paraId="0000043C">
            <w:pPr>
              <w:widowControl w:val="0"/>
              <w:spacing w:line="240" w:lineRule="auto"/>
              <w:rPr>
                <w:highlight w:val="white"/>
              </w:rPr>
            </w:pPr>
            <w:r w:rsidDel="00000000" w:rsidR="00000000" w:rsidRPr="00000000">
              <w:rPr>
                <w:rtl w:val="0"/>
              </w:rPr>
            </w:r>
          </w:p>
          <w:p w:rsidR="00000000" w:rsidDel="00000000" w:rsidP="00000000" w:rsidRDefault="00000000" w:rsidRPr="00000000" w14:paraId="0000043D">
            <w:pPr>
              <w:widowControl w:val="0"/>
              <w:spacing w:line="240" w:lineRule="auto"/>
              <w:rPr>
                <w:highlight w:val="white"/>
              </w:rPr>
            </w:pPr>
            <w:r w:rsidDel="00000000" w:rsidR="00000000" w:rsidRPr="00000000">
              <w:rPr>
                <w:rtl w:val="0"/>
              </w:rPr>
            </w:r>
          </w:p>
        </w:tc>
        <w:tc>
          <w:tcPr/>
          <w:p w:rsidR="00000000" w:rsidDel="00000000" w:rsidP="00000000" w:rsidRDefault="00000000" w:rsidRPr="00000000" w14:paraId="0000043E">
            <w:pPr>
              <w:widowControl w:val="0"/>
              <w:spacing w:line="240" w:lineRule="auto"/>
              <w:rPr>
                <w:highlight w:val="white"/>
              </w:rPr>
            </w:pPr>
            <w:r w:rsidDel="00000000" w:rsidR="00000000" w:rsidRPr="00000000">
              <w:rPr>
                <w:highlight w:val="white"/>
                <w:rtl w:val="0"/>
              </w:rPr>
              <w:t xml:space="preserve">Host: Darry Shel Estorba</w:t>
            </w:r>
          </w:p>
          <w:p w:rsidR="00000000" w:rsidDel="00000000" w:rsidP="00000000" w:rsidRDefault="00000000" w:rsidRPr="00000000" w14:paraId="0000043F">
            <w:pPr>
              <w:widowControl w:val="0"/>
              <w:spacing w:line="240" w:lineRule="auto"/>
              <w:rPr>
                <w:highlight w:val="white"/>
              </w:rPr>
            </w:pPr>
            <w:r w:rsidDel="00000000" w:rsidR="00000000" w:rsidRPr="00000000">
              <w:rPr>
                <w:highlight w:val="white"/>
                <w:rtl w:val="0"/>
              </w:rPr>
              <w:t xml:space="preserve">(AYBP- ASEAN Centre for Biodiversity)</w:t>
            </w:r>
          </w:p>
        </w:tc>
      </w:tr>
      <w:tr>
        <w:trPr>
          <w:cantSplit w:val="0"/>
          <w:tblHeader w:val="0"/>
        </w:trPr>
        <w:tc>
          <w:tcPr/>
          <w:p w:rsidR="00000000" w:rsidDel="00000000" w:rsidP="00000000" w:rsidRDefault="00000000" w:rsidRPr="00000000" w14:paraId="00000440">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41">
            <w:pPr>
              <w:widowControl w:val="0"/>
              <w:spacing w:line="240" w:lineRule="auto"/>
              <w:rPr>
                <w:highlight w:val="white"/>
              </w:rPr>
            </w:pPr>
            <w:r w:rsidDel="00000000" w:rsidR="00000000" w:rsidRPr="00000000">
              <w:rPr>
                <w:highlight w:val="white"/>
                <w:rtl w:val="0"/>
              </w:rPr>
              <w:t xml:space="preserve">14:00 - 14:05</w:t>
            </w:r>
          </w:p>
        </w:tc>
        <w:tc>
          <w:tcPr/>
          <w:p w:rsidR="00000000" w:rsidDel="00000000" w:rsidP="00000000" w:rsidRDefault="00000000" w:rsidRPr="00000000" w14:paraId="00000442">
            <w:pPr>
              <w:widowControl w:val="0"/>
              <w:spacing w:line="240" w:lineRule="auto"/>
              <w:rPr>
                <w:highlight w:val="white"/>
              </w:rPr>
            </w:pPr>
            <w:r w:rsidDel="00000000" w:rsidR="00000000" w:rsidRPr="00000000">
              <w:rPr>
                <w:highlight w:val="white"/>
                <w:rtl w:val="0"/>
              </w:rPr>
              <w:t xml:space="preserve">Message of Support </w:t>
            </w:r>
          </w:p>
        </w:tc>
        <w:tc>
          <w:tcPr/>
          <w:p w:rsidR="00000000" w:rsidDel="00000000" w:rsidP="00000000" w:rsidRDefault="00000000" w:rsidRPr="00000000" w14:paraId="00000443">
            <w:pPr>
              <w:widowControl w:val="0"/>
              <w:spacing w:line="240" w:lineRule="auto"/>
              <w:rPr>
                <w:b w:val="1"/>
                <w:bCs w:val="1"/>
                <w:highlight w:val="white"/>
              </w:rPr>
            </w:pPr>
            <w:r w:rsidDel="00000000" w:rsidR="00000000" w:rsidRPr="00000000">
              <w:rPr>
                <w:b w:val="1"/>
                <w:bCs w:val="1"/>
                <w:highlight w:val="white"/>
                <w:rtl w:val="0"/>
              </w:rPr>
              <w:t xml:space="preserve">Michael Siegner</w:t>
            </w:r>
          </w:p>
          <w:p w:rsidR="00000000" w:rsidDel="00000000" w:rsidP="00000000" w:rsidRDefault="00000000" w:rsidRPr="00000000" w14:paraId="00000444">
            <w:pPr>
              <w:widowControl w:val="0"/>
              <w:spacing w:line="240" w:lineRule="auto"/>
              <w:rPr>
                <w:highlight w:val="white"/>
              </w:rPr>
            </w:pPr>
            <w:r w:rsidDel="00000000" w:rsidR="00000000" w:rsidRPr="00000000">
              <w:rPr>
                <w:highlight w:val="white"/>
                <w:rtl w:val="0"/>
              </w:rPr>
              <w:t xml:space="preserve">Regional Representative of Southeast Asia-Youth Component</w:t>
            </w:r>
          </w:p>
          <w:p w:rsidR="00000000" w:rsidDel="00000000" w:rsidP="00000000" w:rsidRDefault="00000000" w:rsidRPr="00000000" w14:paraId="00000445">
            <w:pPr>
              <w:widowControl w:val="0"/>
              <w:spacing w:line="240" w:lineRule="auto"/>
              <w:rPr>
                <w:highlight w:val="white"/>
              </w:rPr>
            </w:pPr>
            <w:r w:rsidDel="00000000" w:rsidR="00000000" w:rsidRPr="00000000">
              <w:rPr>
                <w:highlight w:val="white"/>
                <w:rtl w:val="0"/>
              </w:rPr>
              <w:t xml:space="preserve">Hanns Seidel Foundation in ASEAN</w:t>
            </w:r>
          </w:p>
        </w:tc>
      </w:tr>
      <w:tr>
        <w:trPr>
          <w:cantSplit w:val="0"/>
          <w:tblHeader w:val="0"/>
        </w:trPr>
        <w:tc>
          <w:tcPr/>
          <w:p w:rsidR="00000000" w:rsidDel="00000000" w:rsidP="00000000" w:rsidRDefault="00000000" w:rsidRPr="00000000" w14:paraId="00000446">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47">
            <w:pPr>
              <w:widowControl w:val="0"/>
              <w:spacing w:line="240" w:lineRule="auto"/>
              <w:rPr>
                <w:highlight w:val="white"/>
              </w:rPr>
            </w:pPr>
            <w:r w:rsidDel="00000000" w:rsidR="00000000" w:rsidRPr="00000000">
              <w:rPr>
                <w:highlight w:val="white"/>
                <w:rtl w:val="0"/>
              </w:rPr>
              <w:t xml:space="preserve">14:05 - 14:15</w:t>
            </w:r>
          </w:p>
        </w:tc>
        <w:tc>
          <w:tcPr/>
          <w:p w:rsidR="00000000" w:rsidDel="00000000" w:rsidP="00000000" w:rsidRDefault="00000000" w:rsidRPr="00000000" w14:paraId="00000448">
            <w:pPr>
              <w:widowControl w:val="0"/>
              <w:spacing w:line="240" w:lineRule="auto"/>
              <w:rPr>
                <w:highlight w:val="white"/>
              </w:rPr>
            </w:pPr>
            <w:r w:rsidDel="00000000" w:rsidR="00000000" w:rsidRPr="00000000">
              <w:rPr>
                <w:highlight w:val="white"/>
                <w:rtl w:val="0"/>
              </w:rPr>
              <w:t xml:space="preserve">Opening Remarks</w:t>
            </w:r>
          </w:p>
        </w:tc>
        <w:tc>
          <w:tcPr/>
          <w:p w:rsidR="00000000" w:rsidDel="00000000" w:rsidP="00000000" w:rsidRDefault="00000000" w:rsidRPr="00000000" w14:paraId="00000449">
            <w:pPr>
              <w:widowControl w:val="0"/>
              <w:spacing w:line="240" w:lineRule="auto"/>
              <w:rPr>
                <w:highlight w:val="white"/>
              </w:rPr>
            </w:pPr>
            <w:r w:rsidDel="00000000" w:rsidR="00000000" w:rsidRPr="00000000">
              <w:rPr>
                <w:highlight w:val="white"/>
                <w:rtl w:val="0"/>
              </w:rPr>
              <w:t xml:space="preserve">Session Chair </w:t>
            </w:r>
          </w:p>
          <w:p w:rsidR="00000000" w:rsidDel="00000000" w:rsidP="00000000" w:rsidRDefault="00000000" w:rsidRPr="00000000" w14:paraId="0000044A">
            <w:pPr>
              <w:widowControl w:val="0"/>
              <w:spacing w:line="240" w:lineRule="auto"/>
              <w:rPr>
                <w:highlight w:val="white"/>
              </w:rPr>
            </w:pPr>
            <w:r w:rsidDel="00000000" w:rsidR="00000000" w:rsidRPr="00000000">
              <w:rPr>
                <w:highlight w:val="white"/>
                <w:rtl w:val="0"/>
              </w:rPr>
              <w:t xml:space="preserve">(</w:t>
            </w:r>
            <w:r w:rsidDel="00000000" w:rsidR="00000000" w:rsidRPr="00000000">
              <w:rPr>
                <w:b w:val="1"/>
                <w:bCs w:val="1"/>
                <w:highlight w:val="white"/>
                <w:rtl w:val="0"/>
              </w:rPr>
              <w:t xml:space="preserve">NParks Singapore</w:t>
            </w:r>
            <w:r w:rsidDel="00000000" w:rsidR="00000000" w:rsidRPr="00000000">
              <w:rPr>
                <w:highlight w:val="white"/>
                <w:rtl w:val="0"/>
              </w:rPr>
              <w:t xml:space="preserve"> – TBC) </w:t>
            </w:r>
          </w:p>
        </w:tc>
      </w:tr>
      <w:tr>
        <w:trPr>
          <w:cantSplit w:val="0"/>
          <w:tblHeader w:val="0"/>
        </w:trPr>
        <w:tc>
          <w:tcPr/>
          <w:p w:rsidR="00000000" w:rsidDel="00000000" w:rsidP="00000000" w:rsidRDefault="00000000" w:rsidRPr="00000000" w14:paraId="0000044B">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4C">
            <w:pPr>
              <w:widowControl w:val="0"/>
              <w:spacing w:line="240" w:lineRule="auto"/>
              <w:rPr>
                <w:highlight w:val="white"/>
              </w:rPr>
            </w:pPr>
            <w:r w:rsidDel="00000000" w:rsidR="00000000" w:rsidRPr="00000000">
              <w:rPr>
                <w:highlight w:val="white"/>
                <w:rtl w:val="0"/>
              </w:rPr>
              <w:t xml:space="preserve">14:15-14:20</w:t>
            </w:r>
          </w:p>
        </w:tc>
        <w:tc>
          <w:tcPr/>
          <w:p w:rsidR="00000000" w:rsidDel="00000000" w:rsidP="00000000" w:rsidRDefault="00000000" w:rsidRPr="00000000" w14:paraId="0000044D">
            <w:pPr>
              <w:widowControl w:val="0"/>
              <w:spacing w:line="240" w:lineRule="auto"/>
              <w:rPr>
                <w:highlight w:val="white"/>
              </w:rPr>
            </w:pPr>
            <w:r w:rsidDel="00000000" w:rsidR="00000000" w:rsidRPr="00000000">
              <w:rPr>
                <w:highlight w:val="white"/>
                <w:rtl w:val="0"/>
              </w:rPr>
              <w:t xml:space="preserve">Inspirational Keynote: </w:t>
            </w:r>
            <w:r w:rsidDel="00000000" w:rsidR="00000000" w:rsidRPr="00000000">
              <w:rPr>
                <w:i w:val="1"/>
                <w:iCs w:val="1"/>
                <w:highlight w:val="white"/>
                <w:rtl w:val="0"/>
              </w:rPr>
              <w:t xml:space="preserve">People are the Future of ASEAN Heritage Parks</w:t>
            </w:r>
            <w:r w:rsidDel="00000000" w:rsidR="00000000" w:rsidRPr="00000000">
              <w:rPr>
                <w:highlight w:val="white"/>
                <w:rtl w:val="0"/>
              </w:rPr>
              <w:t xml:space="preserve"> </w:t>
            </w:r>
          </w:p>
        </w:tc>
        <w:tc>
          <w:tcPr/>
          <w:p w:rsidR="00000000" w:rsidDel="00000000" w:rsidP="00000000" w:rsidRDefault="00000000" w:rsidRPr="00000000" w14:paraId="0000044E">
            <w:pPr>
              <w:widowControl w:val="0"/>
              <w:spacing w:line="240" w:lineRule="auto"/>
              <w:rPr>
                <w:b w:val="1"/>
                <w:bCs w:val="1"/>
                <w:highlight w:val="white"/>
              </w:rPr>
            </w:pPr>
            <w:r w:rsidDel="00000000" w:rsidR="00000000" w:rsidRPr="00000000">
              <w:rPr>
                <w:b w:val="1"/>
                <w:bCs w:val="1"/>
                <w:highlight w:val="white"/>
                <w:rtl w:val="0"/>
              </w:rPr>
              <w:t xml:space="preserve">Dr. Jerome Montemayor</w:t>
            </w:r>
          </w:p>
          <w:p w:rsidR="00000000" w:rsidDel="00000000" w:rsidP="00000000" w:rsidRDefault="00000000" w:rsidRPr="00000000" w14:paraId="0000044F">
            <w:pPr>
              <w:widowControl w:val="0"/>
              <w:spacing w:line="240" w:lineRule="auto"/>
              <w:rPr>
                <w:highlight w:val="white"/>
              </w:rPr>
            </w:pPr>
            <w:r w:rsidDel="00000000" w:rsidR="00000000" w:rsidRPr="00000000">
              <w:rPr>
                <w:highlight w:val="white"/>
                <w:rtl w:val="0"/>
              </w:rPr>
              <w:t xml:space="preserve">Director of ACB</w:t>
            </w:r>
          </w:p>
        </w:tc>
      </w:tr>
      <w:tr>
        <w:trPr>
          <w:cantSplit w:val="0"/>
          <w:tblHeader w:val="0"/>
        </w:trPr>
        <w:tc>
          <w:tcPr/>
          <w:p w:rsidR="00000000" w:rsidDel="00000000" w:rsidP="00000000" w:rsidRDefault="00000000" w:rsidRPr="00000000" w14:paraId="00000450">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51">
            <w:pPr>
              <w:widowControl w:val="0"/>
              <w:spacing w:line="240" w:lineRule="auto"/>
              <w:rPr>
                <w:highlight w:val="white"/>
              </w:rPr>
            </w:pPr>
            <w:r w:rsidDel="00000000" w:rsidR="00000000" w:rsidRPr="00000000">
              <w:rPr>
                <w:highlight w:val="white"/>
                <w:rtl w:val="0"/>
              </w:rPr>
              <w:t xml:space="preserve">14:20 - 14:25</w:t>
            </w:r>
          </w:p>
        </w:tc>
        <w:tc>
          <w:tcPr/>
          <w:p w:rsidR="00000000" w:rsidDel="00000000" w:rsidP="00000000" w:rsidRDefault="00000000" w:rsidRPr="00000000" w14:paraId="00000452">
            <w:pPr>
              <w:widowControl w:val="0"/>
              <w:spacing w:line="240" w:lineRule="auto"/>
              <w:rPr>
                <w:highlight w:val="white"/>
              </w:rPr>
            </w:pPr>
            <w:r w:rsidDel="00000000" w:rsidR="00000000" w:rsidRPr="00000000">
              <w:rPr>
                <w:highlight w:val="white"/>
                <w:rtl w:val="0"/>
              </w:rPr>
              <w:t xml:space="preserve">Group Photo</w:t>
            </w:r>
          </w:p>
        </w:tc>
        <w:tc>
          <w:tcPr/>
          <w:p w:rsidR="00000000" w:rsidDel="00000000" w:rsidP="00000000" w:rsidRDefault="00000000" w:rsidRPr="00000000" w14:paraId="00000453">
            <w:pPr>
              <w:widowControl w:val="0"/>
              <w:spacing w:line="240" w:lineRule="auto"/>
              <w:rPr>
                <w:b w:val="1"/>
                <w:bCs w:val="1"/>
                <w:highlight w:val="white"/>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454">
            <w:pPr>
              <w:widowControl w:val="0"/>
              <w:spacing w:line="240" w:lineRule="auto"/>
              <w:rPr>
                <w:b w:val="1"/>
                <w:bCs w:val="1"/>
                <w:highlight w:val="white"/>
              </w:rPr>
            </w:pPr>
            <w:r w:rsidDel="00000000" w:rsidR="00000000" w:rsidRPr="00000000">
              <w:rPr>
                <w:b w:val="1"/>
                <w:bCs w:val="1"/>
                <w:highlight w:val="white"/>
                <w:rtl w:val="0"/>
              </w:rPr>
              <w:t xml:space="preserve">Talkshow: Topic 1. </w:t>
            </w:r>
            <w:r w:rsidDel="00000000" w:rsidR="00000000" w:rsidRPr="00000000">
              <w:rPr>
                <w:b w:val="1"/>
                <w:bCs w:val="1"/>
                <w:highlight w:val="white"/>
                <w:rtl w:val="0"/>
              </w:rPr>
              <w:t xml:space="preserve">Engagement of Women and Youth in Conservation</w:t>
            </w:r>
            <w:r w:rsidDel="00000000" w:rsidR="00000000" w:rsidRPr="00000000">
              <w:rPr>
                <w:b w:val="1"/>
                <w:bCs w:val="1"/>
                <w:highlight w:val="white"/>
                <w:rtl w:val="0"/>
              </w:rPr>
              <w:t xml:space="preserve"> (60 minute)</w:t>
            </w:r>
          </w:p>
        </w:tc>
      </w:tr>
      <w:tr>
        <w:trPr>
          <w:cantSplit w:val="0"/>
          <w:tblHeader w:val="0"/>
        </w:trPr>
        <w:tc>
          <w:tcPr/>
          <w:p w:rsidR="00000000" w:rsidDel="00000000" w:rsidP="00000000" w:rsidRDefault="00000000" w:rsidRPr="00000000" w14:paraId="00000458">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59">
            <w:pPr>
              <w:widowControl w:val="0"/>
              <w:spacing w:line="240" w:lineRule="auto"/>
              <w:rPr>
                <w:highlight w:val="white"/>
              </w:rPr>
            </w:pPr>
            <w:r w:rsidDel="00000000" w:rsidR="00000000" w:rsidRPr="00000000">
              <w:rPr>
                <w:highlight w:val="white"/>
                <w:rtl w:val="0"/>
              </w:rPr>
              <w:t xml:space="preserve">14:25 - 15:05</w:t>
            </w:r>
          </w:p>
        </w:tc>
        <w:tc>
          <w:tcPr/>
          <w:p w:rsidR="00000000" w:rsidDel="00000000" w:rsidP="00000000" w:rsidRDefault="00000000" w:rsidRPr="00000000" w14:paraId="0000045A">
            <w:pPr>
              <w:widowControl w:val="0"/>
              <w:spacing w:line="240" w:lineRule="auto"/>
              <w:rPr>
                <w:b w:val="1"/>
                <w:bCs w:val="1"/>
                <w:highlight w:val="white"/>
              </w:rPr>
            </w:pPr>
            <w:r w:rsidDel="00000000" w:rsidR="00000000" w:rsidRPr="00000000">
              <w:rPr>
                <w:b w:val="1"/>
                <w:bCs w:val="1"/>
                <w:highlight w:val="white"/>
                <w:rtl w:val="0"/>
              </w:rPr>
              <w:t xml:space="preserve">Introduction by the Facilitator</w:t>
            </w:r>
          </w:p>
        </w:tc>
        <w:tc>
          <w:tcPr/>
          <w:p w:rsidR="00000000" w:rsidDel="00000000" w:rsidP="00000000" w:rsidRDefault="00000000" w:rsidRPr="00000000" w14:paraId="0000045B">
            <w:pPr>
              <w:widowControl w:val="0"/>
              <w:spacing w:line="240" w:lineRule="auto"/>
              <w:rPr>
                <w:highlight w:val="white"/>
              </w:rPr>
            </w:pPr>
            <w:r w:rsidDel="00000000" w:rsidR="00000000" w:rsidRPr="00000000">
              <w:rPr>
                <w:highlight w:val="white"/>
                <w:rtl w:val="0"/>
              </w:rPr>
              <w:t xml:space="preserve"> Mark Liao, GYBN SEA</w:t>
            </w:r>
          </w:p>
        </w:tc>
      </w:tr>
      <w:tr>
        <w:trPr>
          <w:cantSplit w:val="0"/>
          <w:tblHeader w:val="0"/>
        </w:trPr>
        <w:tc>
          <w:tcPr/>
          <w:p w:rsidR="00000000" w:rsidDel="00000000" w:rsidP="00000000" w:rsidRDefault="00000000" w:rsidRPr="00000000" w14:paraId="0000045C">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5D">
            <w:pPr>
              <w:widowControl w:val="0"/>
              <w:spacing w:line="240" w:lineRule="auto"/>
              <w:rPr>
                <w:highlight w:val="white"/>
              </w:rPr>
            </w:pPr>
            <w:r w:rsidDel="00000000" w:rsidR="00000000" w:rsidRPr="00000000">
              <w:rPr>
                <w:highlight w:val="white"/>
                <w:rtl w:val="0"/>
              </w:rPr>
              <w:t xml:space="preserve">15:05 - 15:15</w:t>
            </w:r>
          </w:p>
        </w:tc>
        <w:tc>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Mt. Kitanglad Range Natural Park</w:t>
            </w:r>
          </w:p>
          <w:p w:rsidR="00000000" w:rsidDel="00000000" w:rsidP="00000000" w:rsidRDefault="00000000" w:rsidRPr="00000000" w14:paraId="0000045F">
            <w:pPr>
              <w:spacing w:line="240" w:lineRule="auto"/>
              <w:rPr>
                <w:i w:val="1"/>
                <w:iCs w:val="1"/>
              </w:rPr>
            </w:pPr>
            <w:r w:rsidDel="00000000" w:rsidR="00000000" w:rsidRPr="00000000">
              <w:rPr>
                <w:i w:val="1"/>
                <w:iCs w:val="1"/>
                <w:rtl w:val="0"/>
              </w:rPr>
              <w:t xml:space="preserve">(Indigenous women leadership</w:t>
            </w:r>
            <w:r w:rsidDel="00000000" w:rsidR="00000000" w:rsidRPr="00000000">
              <w:rPr>
                <w:i w:val="1"/>
                <w:iCs w:val="1"/>
                <w:rtl w:val="0"/>
              </w:rPr>
              <w:t xml:space="preserve">)</w:t>
            </w:r>
          </w:p>
          <w:p w:rsidR="00000000" w:rsidDel="00000000" w:rsidP="00000000" w:rsidRDefault="00000000" w:rsidRPr="00000000" w14:paraId="00000460">
            <w:pPr>
              <w:spacing w:line="240" w:lineRule="auto"/>
              <w:rPr>
                <w:b w:val="1"/>
                <w:bCs w:val="1"/>
              </w:rPr>
            </w:pPr>
            <w:r w:rsidDel="00000000" w:rsidR="00000000" w:rsidRPr="00000000">
              <w:rPr>
                <w:rtl w:val="0"/>
              </w:rPr>
            </w:r>
          </w:p>
          <w:p w:rsidR="00000000" w:rsidDel="00000000" w:rsidP="00000000" w:rsidRDefault="00000000" w:rsidRPr="00000000" w14:paraId="00000461">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62">
            <w:pPr>
              <w:widowControl w:val="0"/>
              <w:numPr>
                <w:ilvl w:val="0"/>
                <w:numId w:val="63"/>
              </w:numPr>
              <w:spacing w:line="240" w:lineRule="auto"/>
              <w:ind w:left="720" w:hanging="360"/>
              <w:rPr>
                <w:highlight w:val="white"/>
              </w:rPr>
            </w:pPr>
            <w:r w:rsidDel="00000000" w:rsidR="00000000" w:rsidRPr="00000000">
              <w:rPr>
                <w:highlight w:val="white"/>
                <w:rtl w:val="0"/>
              </w:rPr>
              <w:t xml:space="preserve">Indigenous women play a vital role in protecting biodiversity and preserving traditional knowledge. Could you share how women contribute to the conservation and management of Mt. Kitanglad Range Natural Park? </w:t>
            </w:r>
          </w:p>
          <w:p w:rsidR="00000000" w:rsidDel="00000000" w:rsidP="00000000" w:rsidRDefault="00000000" w:rsidRPr="00000000" w14:paraId="00000463">
            <w:pPr>
              <w:widowControl w:val="0"/>
              <w:numPr>
                <w:ilvl w:val="0"/>
                <w:numId w:val="63"/>
              </w:numPr>
              <w:spacing w:line="240" w:lineRule="auto"/>
              <w:ind w:left="720" w:hanging="360"/>
              <w:rPr>
                <w:highlight w:val="white"/>
              </w:rPr>
            </w:pPr>
            <w:r w:rsidDel="00000000" w:rsidR="00000000" w:rsidRPr="00000000">
              <w:rPr>
                <w:highlight w:val="white"/>
                <w:rtl w:val="0"/>
              </w:rPr>
              <w:t xml:space="preserve">What are some of the biggest challenges Indigenous women face in participating in conservation leadership, and how can governments and partners better support them? </w:t>
            </w:r>
          </w:p>
        </w:tc>
        <w:tc>
          <w:tcPr/>
          <w:p w:rsidR="00000000" w:rsidDel="00000000" w:rsidP="00000000" w:rsidRDefault="00000000" w:rsidRPr="00000000" w14:paraId="00000464">
            <w:pPr>
              <w:widowControl w:val="0"/>
              <w:spacing w:line="240" w:lineRule="auto"/>
              <w:rPr>
                <w:b w:val="1"/>
                <w:bCs w:val="1"/>
                <w:highlight w:val="white"/>
              </w:rPr>
            </w:pPr>
            <w:r w:rsidDel="00000000" w:rsidR="00000000" w:rsidRPr="00000000">
              <w:rPr>
                <w:b w:val="1"/>
                <w:bCs w:val="1"/>
                <w:highlight w:val="white"/>
                <w:rtl w:val="0"/>
              </w:rPr>
              <w:t xml:space="preserve">Bae Inatlawan</w:t>
            </w:r>
          </w:p>
        </w:tc>
      </w:tr>
      <w:tr>
        <w:trPr>
          <w:cantSplit w:val="0"/>
          <w:tblHeader w:val="0"/>
        </w:trPr>
        <w:tc>
          <w:tcPr/>
          <w:p w:rsidR="00000000" w:rsidDel="00000000" w:rsidP="00000000" w:rsidRDefault="00000000" w:rsidRPr="00000000" w14:paraId="00000465">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66">
            <w:pPr>
              <w:widowControl w:val="0"/>
              <w:spacing w:line="240" w:lineRule="auto"/>
              <w:rPr>
                <w:highlight w:val="white"/>
              </w:rPr>
            </w:pPr>
            <w:r w:rsidDel="00000000" w:rsidR="00000000" w:rsidRPr="00000000">
              <w:rPr>
                <w:highlight w:val="white"/>
                <w:rtl w:val="0"/>
              </w:rPr>
              <w:t xml:space="preserve">15:15 - 15:25</w:t>
            </w:r>
          </w:p>
        </w:tc>
        <w:tc>
          <w:tcPr/>
          <w:p w:rsidR="00000000" w:rsidDel="00000000" w:rsidP="00000000" w:rsidRDefault="00000000" w:rsidRPr="00000000" w14:paraId="00000467">
            <w:pPr>
              <w:widowControl w:val="0"/>
              <w:spacing w:line="240" w:lineRule="auto"/>
              <w:rPr>
                <w:b w:val="1"/>
                <w:bCs w:val="1"/>
                <w:highlight w:val="white"/>
              </w:rPr>
            </w:pPr>
            <w:r w:rsidDel="00000000" w:rsidR="00000000" w:rsidRPr="00000000">
              <w:rPr>
                <w:b w:val="1"/>
                <w:bCs w:val="1"/>
                <w:highlight w:val="white"/>
                <w:rtl w:val="0"/>
              </w:rPr>
              <w:t xml:space="preserve">GYBN Southeast Asia – Youth leadership in ASEAN </w:t>
            </w:r>
          </w:p>
          <w:p w:rsidR="00000000" w:rsidDel="00000000" w:rsidP="00000000" w:rsidRDefault="00000000" w:rsidRPr="00000000" w14:paraId="00000468">
            <w:pPr>
              <w:widowControl w:val="0"/>
              <w:spacing w:line="240" w:lineRule="auto"/>
              <w:rPr>
                <w:highlight w:val="white"/>
              </w:rPr>
            </w:pPr>
            <w:r w:rsidDel="00000000" w:rsidR="00000000" w:rsidRPr="00000000">
              <w:rPr>
                <w:rtl w:val="0"/>
              </w:rPr>
            </w:r>
          </w:p>
          <w:p w:rsidR="00000000" w:rsidDel="00000000" w:rsidP="00000000" w:rsidRDefault="00000000" w:rsidRPr="00000000" w14:paraId="00000469">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6A">
            <w:pPr>
              <w:widowControl w:val="0"/>
              <w:numPr>
                <w:ilvl w:val="0"/>
                <w:numId w:val="48"/>
              </w:numPr>
              <w:spacing w:line="240" w:lineRule="auto"/>
              <w:ind w:left="720" w:hanging="360"/>
              <w:rPr>
                <w:highlight w:val="white"/>
              </w:rPr>
            </w:pPr>
            <w:r w:rsidDel="00000000" w:rsidR="00000000" w:rsidRPr="00000000">
              <w:rPr>
                <w:highlight w:val="white"/>
                <w:rtl w:val="0"/>
              </w:rPr>
              <w:t xml:space="preserve">Why</w:t>
            </w:r>
            <w:r w:rsidDel="00000000" w:rsidR="00000000" w:rsidRPr="00000000">
              <w:rPr>
                <w:highlight w:val="white"/>
                <w:rtl w:val="0"/>
              </w:rPr>
              <w:t xml:space="preserve"> does meaningful youth engagement matter for now and the future of biodiversity conservation and ASEAN Heritage Parks? </w:t>
            </w:r>
          </w:p>
          <w:p w:rsidR="00000000" w:rsidDel="00000000" w:rsidP="00000000" w:rsidRDefault="00000000" w:rsidRPr="00000000" w14:paraId="0000046B">
            <w:pPr>
              <w:widowControl w:val="0"/>
              <w:numPr>
                <w:ilvl w:val="0"/>
                <w:numId w:val="48"/>
              </w:numPr>
              <w:spacing w:line="240" w:lineRule="auto"/>
              <w:ind w:left="720" w:hanging="360"/>
              <w:rPr>
                <w:highlight w:val="white"/>
              </w:rPr>
            </w:pPr>
            <w:r w:rsidDel="00000000" w:rsidR="00000000" w:rsidRPr="00000000">
              <w:rPr>
                <w:highlight w:val="white"/>
                <w:rtl w:val="0"/>
              </w:rPr>
              <w:t xml:space="preserve">From GYBN's experience, what strategies have been most effective in ensuring that young people are not only consulted but are meaningfully engaged in biodiversity decision-making? </w:t>
            </w:r>
          </w:p>
        </w:tc>
        <w:tc>
          <w:tcPr/>
          <w:p w:rsidR="00000000" w:rsidDel="00000000" w:rsidP="00000000" w:rsidRDefault="00000000" w:rsidRPr="00000000" w14:paraId="0000046C">
            <w:pPr>
              <w:widowControl w:val="0"/>
              <w:spacing w:line="240" w:lineRule="auto"/>
              <w:rPr>
                <w:highlight w:val="white"/>
              </w:rPr>
            </w:pPr>
            <w:r w:rsidDel="00000000" w:rsidR="00000000" w:rsidRPr="00000000">
              <w:rPr>
                <w:highlight w:val="white"/>
                <w:rtl w:val="0"/>
              </w:rPr>
              <w:t xml:space="preserve">Nadia Putri Rachma Persada (GYBN-SEA)</w:t>
            </w:r>
          </w:p>
        </w:tc>
      </w:tr>
      <w:tr>
        <w:trPr>
          <w:cantSplit w:val="0"/>
          <w:tblHeader w:val="0"/>
        </w:trPr>
        <w:tc>
          <w:tcPr/>
          <w:p w:rsidR="00000000" w:rsidDel="00000000" w:rsidP="00000000" w:rsidRDefault="00000000" w:rsidRPr="00000000" w14:paraId="0000046D">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6E">
            <w:pPr>
              <w:widowControl w:val="0"/>
              <w:spacing w:line="240" w:lineRule="auto"/>
              <w:rPr>
                <w:highlight w:val="white"/>
              </w:rPr>
            </w:pPr>
            <w:r w:rsidDel="00000000" w:rsidR="00000000" w:rsidRPr="00000000">
              <w:rPr>
                <w:highlight w:val="white"/>
                <w:rtl w:val="0"/>
              </w:rPr>
              <w:t xml:space="preserve">15:25 - 15:35</w:t>
            </w:r>
          </w:p>
        </w:tc>
        <w:tc>
          <w:tcPr/>
          <w:p w:rsidR="00000000" w:rsidDel="00000000" w:rsidP="00000000" w:rsidRDefault="00000000" w:rsidRPr="00000000" w14:paraId="0000046F">
            <w:pPr>
              <w:widowControl w:val="0"/>
              <w:spacing w:line="240" w:lineRule="auto"/>
              <w:rPr>
                <w:b w:val="1"/>
                <w:bCs w:val="1"/>
                <w:highlight w:val="white"/>
              </w:rPr>
            </w:pPr>
            <w:r w:rsidDel="00000000" w:rsidR="00000000" w:rsidRPr="00000000">
              <w:rPr>
                <w:b w:val="1"/>
                <w:bCs w:val="1"/>
                <w:highlight w:val="white"/>
                <w:rtl w:val="0"/>
              </w:rPr>
              <w:t xml:space="preserve">Negrosanon Young Leaders – Grassroots youth movement</w:t>
            </w:r>
          </w:p>
          <w:p w:rsidR="00000000" w:rsidDel="00000000" w:rsidP="00000000" w:rsidRDefault="00000000" w:rsidRPr="00000000" w14:paraId="00000470">
            <w:pPr>
              <w:widowControl w:val="0"/>
              <w:spacing w:line="240" w:lineRule="auto"/>
              <w:rPr>
                <w:highlight w:val="white"/>
              </w:rPr>
            </w:pPr>
            <w:r w:rsidDel="00000000" w:rsidR="00000000" w:rsidRPr="00000000">
              <w:rPr>
                <w:rtl w:val="0"/>
              </w:rPr>
            </w:r>
          </w:p>
          <w:p w:rsidR="00000000" w:rsidDel="00000000" w:rsidP="00000000" w:rsidRDefault="00000000" w:rsidRPr="00000000" w14:paraId="00000471">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72">
            <w:pPr>
              <w:widowControl w:val="0"/>
              <w:numPr>
                <w:ilvl w:val="0"/>
                <w:numId w:val="35"/>
              </w:numPr>
              <w:spacing w:line="240" w:lineRule="auto"/>
              <w:ind w:left="720" w:hanging="360"/>
              <w:rPr>
                <w:highlight w:val="white"/>
              </w:rPr>
            </w:pPr>
            <w:r w:rsidDel="00000000" w:rsidR="00000000" w:rsidRPr="00000000">
              <w:rPr>
                <w:highlight w:val="white"/>
                <w:rtl w:val="0"/>
              </w:rPr>
              <w:t xml:space="preserve">Your organization has mobilized young people to take action on climate and environmental issues. </w:t>
            </w:r>
            <w:r w:rsidDel="00000000" w:rsidR="00000000" w:rsidRPr="00000000">
              <w:rPr>
                <w:highlight w:val="white"/>
                <w:rtl w:val="0"/>
              </w:rPr>
              <w:t xml:space="preserve">How do you</w:t>
            </w:r>
            <w:r w:rsidDel="00000000" w:rsidR="00000000" w:rsidRPr="00000000">
              <w:rPr>
                <w:highlight w:val="white"/>
                <w:rtl w:val="0"/>
              </w:rPr>
              <w:t xml:space="preserve"> measure the success and impact of your work?</w:t>
            </w:r>
          </w:p>
          <w:p w:rsidR="00000000" w:rsidDel="00000000" w:rsidP="00000000" w:rsidRDefault="00000000" w:rsidRPr="00000000" w14:paraId="00000473">
            <w:pPr>
              <w:widowControl w:val="0"/>
              <w:numPr>
                <w:ilvl w:val="0"/>
                <w:numId w:val="35"/>
              </w:numPr>
              <w:spacing w:line="240" w:lineRule="auto"/>
              <w:ind w:left="720" w:hanging="360"/>
              <w:rPr>
                <w:highlight w:val="white"/>
              </w:rPr>
            </w:pPr>
            <w:r w:rsidDel="00000000" w:rsidR="00000000" w:rsidRPr="00000000">
              <w:rPr>
                <w:highlight w:val="white"/>
                <w:rtl w:val="0"/>
              </w:rPr>
              <w:t xml:space="preserve">From your experience working with young people, what are the main barriers that discourage youth from engaging in biodiversity conservation within protected areas? Do you think there is a perception that protected areas are already "taken care of," or are there other factors that limit youth participation? </w:t>
            </w:r>
          </w:p>
        </w:tc>
        <w:tc>
          <w:tcPr/>
          <w:p w:rsidR="00000000" w:rsidDel="00000000" w:rsidP="00000000" w:rsidRDefault="00000000" w:rsidRPr="00000000" w14:paraId="00000474">
            <w:pPr>
              <w:widowControl w:val="0"/>
              <w:spacing w:line="240" w:lineRule="auto"/>
              <w:rPr>
                <w:highlight w:val="white"/>
              </w:rPr>
            </w:pPr>
            <w:r w:rsidDel="00000000" w:rsidR="00000000" w:rsidRPr="00000000">
              <w:rPr>
                <w:highlight w:val="white"/>
                <w:rtl w:val="0"/>
              </w:rPr>
              <w:t xml:space="preserve">Kevin Gaitan</w:t>
            </w:r>
          </w:p>
          <w:p w:rsidR="00000000" w:rsidDel="00000000" w:rsidP="00000000" w:rsidRDefault="00000000" w:rsidRPr="00000000" w14:paraId="00000475">
            <w:pPr>
              <w:widowControl w:val="0"/>
              <w:spacing w:line="240" w:lineRule="auto"/>
              <w:rPr>
                <w:highlight w:val="white"/>
              </w:rPr>
            </w:pPr>
            <w:r w:rsidDel="00000000" w:rsidR="00000000" w:rsidRPr="00000000">
              <w:rPr>
                <w:highlight w:val="white"/>
                <w:rtl w:val="0"/>
              </w:rPr>
              <w:t xml:space="preserve">Negrosanon Young Leaders Institute </w:t>
            </w:r>
          </w:p>
        </w:tc>
      </w:tr>
      <w:tr>
        <w:trPr>
          <w:cantSplit w:val="0"/>
          <w:tblHeader w:val="0"/>
        </w:trPr>
        <w:tc>
          <w:tcPr/>
          <w:p w:rsidR="00000000" w:rsidDel="00000000" w:rsidP="00000000" w:rsidRDefault="00000000" w:rsidRPr="00000000" w14:paraId="00000476">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77">
            <w:pPr>
              <w:widowControl w:val="0"/>
              <w:spacing w:line="240" w:lineRule="auto"/>
              <w:rPr>
                <w:highlight w:val="white"/>
              </w:rPr>
            </w:pPr>
            <w:r w:rsidDel="00000000" w:rsidR="00000000" w:rsidRPr="00000000">
              <w:rPr>
                <w:highlight w:val="white"/>
                <w:rtl w:val="0"/>
              </w:rPr>
              <w:t xml:space="preserve">15:35 - 15:45</w:t>
            </w:r>
          </w:p>
        </w:tc>
        <w:tc>
          <w:tcPr/>
          <w:p w:rsidR="00000000" w:rsidDel="00000000" w:rsidP="00000000" w:rsidRDefault="00000000" w:rsidRPr="00000000" w14:paraId="00000478">
            <w:pPr>
              <w:widowControl w:val="0"/>
              <w:spacing w:line="240" w:lineRule="auto"/>
              <w:rPr>
                <w:highlight w:val="white"/>
              </w:rPr>
            </w:pPr>
            <w:r w:rsidDel="00000000" w:rsidR="00000000" w:rsidRPr="00000000">
              <w:rPr>
                <w:highlight w:val="white"/>
                <w:rtl w:val="0"/>
              </w:rPr>
              <w:t xml:space="preserve">Interactive Q&amp;A</w:t>
            </w:r>
          </w:p>
        </w:tc>
        <w:tc>
          <w:tcPr/>
          <w:p w:rsidR="00000000" w:rsidDel="00000000" w:rsidP="00000000" w:rsidRDefault="00000000" w:rsidRPr="00000000" w14:paraId="00000479">
            <w:pPr>
              <w:widowControl w:val="0"/>
              <w:spacing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47A">
            <w:pPr>
              <w:widowControl w:val="0"/>
              <w:spacing w:line="240" w:lineRule="auto"/>
              <w:rPr>
                <w:highlight w:val="white"/>
              </w:rPr>
            </w:pPr>
            <w:r w:rsidDel="00000000" w:rsidR="00000000" w:rsidRPr="00000000">
              <w:rPr>
                <w:highlight w:val="white"/>
                <w:rtl w:val="0"/>
              </w:rPr>
              <w:t xml:space="preserve">15 mnt</w:t>
            </w:r>
          </w:p>
        </w:tc>
        <w:tc>
          <w:tcPr/>
          <w:p w:rsidR="00000000" w:rsidDel="00000000" w:rsidP="00000000" w:rsidRDefault="00000000" w:rsidRPr="00000000" w14:paraId="0000047B">
            <w:pPr>
              <w:widowControl w:val="0"/>
              <w:spacing w:line="240" w:lineRule="auto"/>
              <w:rPr>
                <w:highlight w:val="white"/>
              </w:rPr>
            </w:pPr>
            <w:r w:rsidDel="00000000" w:rsidR="00000000" w:rsidRPr="00000000">
              <w:rPr>
                <w:highlight w:val="white"/>
                <w:rtl w:val="0"/>
              </w:rPr>
              <w:t xml:space="preserve">15:45 - 16:00 </w:t>
            </w:r>
          </w:p>
        </w:tc>
        <w:tc>
          <w:tcPr/>
          <w:p w:rsidR="00000000" w:rsidDel="00000000" w:rsidP="00000000" w:rsidRDefault="00000000" w:rsidRPr="00000000" w14:paraId="0000047C">
            <w:pPr>
              <w:widowControl w:val="0"/>
              <w:spacing w:line="240" w:lineRule="auto"/>
              <w:rPr>
                <w:highlight w:val="white"/>
              </w:rPr>
            </w:pPr>
            <w:r w:rsidDel="00000000" w:rsidR="00000000" w:rsidRPr="00000000">
              <w:rPr>
                <w:highlight w:val="white"/>
                <w:rtl w:val="0"/>
              </w:rPr>
              <w:t xml:space="preserve">Coffee Break</w:t>
            </w:r>
          </w:p>
        </w:tc>
        <w:tc>
          <w:tcPr/>
          <w:p w:rsidR="00000000" w:rsidDel="00000000" w:rsidP="00000000" w:rsidRDefault="00000000" w:rsidRPr="00000000" w14:paraId="0000047D">
            <w:pPr>
              <w:widowControl w:val="0"/>
              <w:spacing w:line="240" w:lineRule="auto"/>
              <w:rPr>
                <w:highlight w:val="white"/>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47E">
            <w:pPr>
              <w:widowControl w:val="0"/>
              <w:spacing w:line="240" w:lineRule="auto"/>
              <w:rPr>
                <w:highlight w:val="white"/>
              </w:rPr>
            </w:pPr>
            <w:r w:rsidDel="00000000" w:rsidR="00000000" w:rsidRPr="00000000">
              <w:rPr>
                <w:b w:val="1"/>
                <w:bCs w:val="1"/>
                <w:highlight w:val="white"/>
                <w:rtl w:val="0"/>
              </w:rPr>
              <w:t xml:space="preserve">Topic 2.</w:t>
            </w:r>
            <w:r w:rsidDel="00000000" w:rsidR="00000000" w:rsidRPr="00000000">
              <w:rPr>
                <w:highlight w:val="white"/>
                <w:rtl w:val="0"/>
              </w:rPr>
              <w:t xml:space="preserve"> </w:t>
            </w:r>
            <w:r w:rsidDel="00000000" w:rsidR="00000000" w:rsidRPr="00000000">
              <w:rPr>
                <w:b w:val="1"/>
                <w:bCs w:val="1"/>
                <w:sz w:val="24"/>
                <w:szCs w:val="24"/>
                <w:highlight w:val="white"/>
                <w:rtl w:val="0"/>
              </w:rPr>
              <w:t xml:space="preserve">Enhanced Stakeholders Engagement through Citizen Science</w:t>
            </w:r>
            <w:r w:rsidDel="00000000" w:rsidR="00000000" w:rsidRPr="00000000">
              <w:rPr>
                <w:b w:val="1"/>
                <w:bCs w:val="1"/>
                <w:sz w:val="24"/>
                <w:szCs w:val="24"/>
                <w:highlight w:val="white"/>
                <w:rtl w:val="0"/>
              </w:rPr>
              <w:t xml:space="preserve"> (60 minute)</w:t>
            </w:r>
            <w:r w:rsidDel="00000000" w:rsidR="00000000" w:rsidRPr="00000000">
              <w:rPr>
                <w:rtl w:val="0"/>
              </w:rPr>
            </w:r>
          </w:p>
        </w:tc>
      </w:tr>
      <w:tr>
        <w:trPr>
          <w:cantSplit w:val="0"/>
          <w:tblHeader w:val="0"/>
        </w:trPr>
        <w:tc>
          <w:tcPr/>
          <w:p w:rsidR="00000000" w:rsidDel="00000000" w:rsidP="00000000" w:rsidRDefault="00000000" w:rsidRPr="00000000" w14:paraId="00000482">
            <w:pPr>
              <w:widowControl w:val="0"/>
              <w:spacing w:line="240" w:lineRule="auto"/>
              <w:rPr>
                <w:highlight w:val="white"/>
              </w:rPr>
            </w:pPr>
            <w:r w:rsidDel="00000000" w:rsidR="00000000" w:rsidRPr="00000000">
              <w:rPr>
                <w:highlight w:val="white"/>
                <w:rtl w:val="0"/>
              </w:rPr>
              <w:t xml:space="preserve">5 mnt</w:t>
            </w:r>
          </w:p>
        </w:tc>
        <w:tc>
          <w:tcPr/>
          <w:p w:rsidR="00000000" w:rsidDel="00000000" w:rsidP="00000000" w:rsidRDefault="00000000" w:rsidRPr="00000000" w14:paraId="00000483">
            <w:pPr>
              <w:widowControl w:val="0"/>
              <w:spacing w:line="240" w:lineRule="auto"/>
              <w:rPr>
                <w:highlight w:val="white"/>
              </w:rPr>
            </w:pPr>
            <w:r w:rsidDel="00000000" w:rsidR="00000000" w:rsidRPr="00000000">
              <w:rPr>
                <w:highlight w:val="white"/>
                <w:rtl w:val="0"/>
              </w:rPr>
              <w:t xml:space="preserve">16:00 - 16:05</w:t>
            </w:r>
          </w:p>
        </w:tc>
        <w:tc>
          <w:tcPr/>
          <w:p w:rsidR="00000000" w:rsidDel="00000000" w:rsidP="00000000" w:rsidRDefault="00000000" w:rsidRPr="00000000" w14:paraId="00000484">
            <w:pPr>
              <w:widowControl w:val="0"/>
              <w:spacing w:line="240" w:lineRule="auto"/>
              <w:rPr>
                <w:highlight w:val="white"/>
              </w:rPr>
            </w:pPr>
            <w:r w:rsidDel="00000000" w:rsidR="00000000" w:rsidRPr="00000000">
              <w:rPr>
                <w:highlight w:val="white"/>
                <w:rtl w:val="0"/>
              </w:rPr>
              <w:t xml:space="preserve">Introduction by the Facilitator</w:t>
            </w:r>
          </w:p>
        </w:tc>
        <w:tc>
          <w:tcPr/>
          <w:p w:rsidR="00000000" w:rsidDel="00000000" w:rsidP="00000000" w:rsidRDefault="00000000" w:rsidRPr="00000000" w14:paraId="00000485">
            <w:pPr>
              <w:widowControl w:val="0"/>
              <w:spacing w:line="240" w:lineRule="auto"/>
              <w:rPr>
                <w:highlight w:val="white"/>
              </w:rPr>
            </w:pPr>
            <w:r w:rsidDel="00000000" w:rsidR="00000000" w:rsidRPr="00000000">
              <w:rPr>
                <w:highlight w:val="white"/>
                <w:rtl w:val="0"/>
              </w:rPr>
              <w:t xml:space="preserve">Elaine - BMB</w:t>
            </w:r>
          </w:p>
        </w:tc>
      </w:tr>
      <w:tr>
        <w:trPr>
          <w:cantSplit w:val="0"/>
          <w:tblHeader w:val="0"/>
        </w:trPr>
        <w:tc>
          <w:tcPr/>
          <w:p w:rsidR="00000000" w:rsidDel="00000000" w:rsidP="00000000" w:rsidRDefault="00000000" w:rsidRPr="00000000" w14:paraId="00000486">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87">
            <w:pPr>
              <w:widowControl w:val="0"/>
              <w:spacing w:line="240" w:lineRule="auto"/>
              <w:rPr>
                <w:highlight w:val="white"/>
              </w:rPr>
            </w:pPr>
            <w:r w:rsidDel="00000000" w:rsidR="00000000" w:rsidRPr="00000000">
              <w:rPr>
                <w:highlight w:val="white"/>
                <w:rtl w:val="0"/>
              </w:rPr>
              <w:t xml:space="preserve">16:05 - 16:15</w:t>
            </w:r>
          </w:p>
        </w:tc>
        <w:tc>
          <w:tcPr/>
          <w:p w:rsidR="00000000" w:rsidDel="00000000" w:rsidP="00000000" w:rsidRDefault="00000000" w:rsidRPr="00000000" w14:paraId="00000488">
            <w:pPr>
              <w:widowControl w:val="0"/>
              <w:spacing w:after="20" w:before="20" w:line="240" w:lineRule="auto"/>
              <w:rPr>
                <w:b w:val="1"/>
                <w:bCs w:val="1"/>
                <w:sz w:val="24"/>
                <w:szCs w:val="24"/>
              </w:rPr>
            </w:pPr>
            <w:r w:rsidDel="00000000" w:rsidR="00000000" w:rsidRPr="00000000">
              <w:rPr>
                <w:b w:val="1"/>
                <w:bCs w:val="1"/>
                <w:sz w:val="24"/>
                <w:szCs w:val="24"/>
                <w:rtl w:val="0"/>
              </w:rPr>
              <w:t xml:space="preserve">National Parks Volunteer and Citizen Science Program, Singapore</w:t>
            </w:r>
            <w:r w:rsidDel="00000000" w:rsidR="00000000" w:rsidRPr="00000000">
              <w:rPr>
                <w:rtl w:val="0"/>
              </w:rPr>
            </w:r>
          </w:p>
          <w:p w:rsidR="00000000" w:rsidDel="00000000" w:rsidP="00000000" w:rsidRDefault="00000000" w:rsidRPr="00000000" w14:paraId="00000489">
            <w:pPr>
              <w:widowControl w:val="0"/>
              <w:spacing w:after="20" w:before="20" w:line="240" w:lineRule="auto"/>
              <w:rPr>
                <w:sz w:val="24"/>
                <w:szCs w:val="24"/>
              </w:rPr>
            </w:pPr>
            <w:r w:rsidDel="00000000" w:rsidR="00000000" w:rsidRPr="00000000">
              <w:rPr>
                <w:sz w:val="24"/>
                <w:szCs w:val="24"/>
                <w:rtl w:val="0"/>
              </w:rPr>
              <w:t xml:space="preserve">Guided question:</w:t>
            </w:r>
          </w:p>
          <w:p w:rsidR="00000000" w:rsidDel="00000000" w:rsidP="00000000" w:rsidRDefault="00000000" w:rsidRPr="00000000" w14:paraId="0000048A">
            <w:pPr>
              <w:widowControl w:val="0"/>
              <w:numPr>
                <w:ilvl w:val="0"/>
                <w:numId w:val="20"/>
              </w:numPr>
              <w:spacing w:line="240" w:lineRule="auto"/>
              <w:ind w:left="720" w:hanging="360"/>
              <w:rPr>
                <w:sz w:val="24"/>
                <w:szCs w:val="24"/>
              </w:rPr>
            </w:pPr>
            <w:r w:rsidDel="00000000" w:rsidR="00000000" w:rsidRPr="00000000">
              <w:rPr>
                <w:highlight w:val="white"/>
                <w:rtl w:val="0"/>
              </w:rPr>
              <w:t xml:space="preserve">NParks has been recognized for its strong volunteer and citizen science programmes.Could you share how this programme has helped mainstream biodiversity conservation by making it relevant, accessible, and meaningful to people from all walks of life, while also strengthening public participation in protected area management?</w:t>
            </w:r>
            <w:r w:rsidDel="00000000" w:rsidR="00000000" w:rsidRPr="00000000">
              <w:rPr>
                <w:rtl w:val="0"/>
              </w:rPr>
            </w:r>
          </w:p>
          <w:p w:rsidR="00000000" w:rsidDel="00000000" w:rsidP="00000000" w:rsidRDefault="00000000" w:rsidRPr="00000000" w14:paraId="0000048B">
            <w:pPr>
              <w:widowControl w:val="0"/>
              <w:numPr>
                <w:ilvl w:val="0"/>
                <w:numId w:val="20"/>
              </w:numPr>
              <w:spacing w:line="240" w:lineRule="auto"/>
              <w:ind w:left="720" w:hanging="360"/>
              <w:rPr>
                <w:highlight w:val="white"/>
              </w:rPr>
            </w:pPr>
            <w:r w:rsidDel="00000000" w:rsidR="00000000" w:rsidRPr="00000000">
              <w:rPr>
                <w:highlight w:val="white"/>
                <w:rtl w:val="0"/>
              </w:rPr>
              <w:t xml:space="preserve">Singapore's success is supported by strong collaboration between government, volunteers, and community partners. From your experience, what have been the key enabling factors that have helped build and sustain this collaboration, and how has it contributed to the long-term success of your volunteer and citizen science programme?</w:t>
            </w:r>
          </w:p>
        </w:tc>
        <w:tc>
          <w:tcPr/>
          <w:p w:rsidR="00000000" w:rsidDel="00000000" w:rsidP="00000000" w:rsidRDefault="00000000" w:rsidRPr="00000000" w14:paraId="0000048C">
            <w:pPr>
              <w:widowControl w:val="0"/>
              <w:spacing w:after="20" w:before="2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48D">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8E">
            <w:pPr>
              <w:widowControl w:val="0"/>
              <w:spacing w:line="240" w:lineRule="auto"/>
              <w:rPr>
                <w:highlight w:val="white"/>
              </w:rPr>
            </w:pPr>
            <w:r w:rsidDel="00000000" w:rsidR="00000000" w:rsidRPr="00000000">
              <w:rPr>
                <w:highlight w:val="white"/>
                <w:rtl w:val="0"/>
              </w:rPr>
              <w:t xml:space="preserve">16:15 - 16:25</w:t>
            </w:r>
          </w:p>
        </w:tc>
        <w:tc>
          <w:tcPr/>
          <w:p w:rsidR="00000000" w:rsidDel="00000000" w:rsidP="00000000" w:rsidRDefault="00000000" w:rsidRPr="00000000" w14:paraId="0000048F">
            <w:pPr>
              <w:widowControl w:val="0"/>
              <w:spacing w:line="240" w:lineRule="auto"/>
              <w:rPr>
                <w:b w:val="1"/>
                <w:bCs w:val="1"/>
                <w:highlight w:val="white"/>
              </w:rPr>
            </w:pPr>
            <w:r w:rsidDel="00000000" w:rsidR="00000000" w:rsidRPr="00000000">
              <w:rPr>
                <w:b w:val="1"/>
                <w:bCs w:val="1"/>
                <w:highlight w:val="white"/>
                <w:rtl w:val="0"/>
              </w:rPr>
              <w:t xml:space="preserve">Mangrove Mapping, DENR </w:t>
            </w:r>
          </w:p>
          <w:p w:rsidR="00000000" w:rsidDel="00000000" w:rsidP="00000000" w:rsidRDefault="00000000" w:rsidRPr="00000000" w14:paraId="00000490">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91">
            <w:pPr>
              <w:widowControl w:val="0"/>
              <w:numPr>
                <w:ilvl w:val="0"/>
                <w:numId w:val="37"/>
              </w:numPr>
              <w:spacing w:line="240" w:lineRule="auto"/>
              <w:ind w:left="720" w:hanging="360"/>
              <w:rPr>
                <w:highlight w:val="white"/>
              </w:rPr>
            </w:pPr>
            <w:r w:rsidDel="00000000" w:rsidR="00000000" w:rsidRPr="00000000">
              <w:rPr>
                <w:highlight w:val="white"/>
                <w:rtl w:val="0"/>
              </w:rPr>
              <w:t xml:space="preserve">Mangrove conservation relies heavily on community participation. How has the Mangrove Mapping initiative empowered local communities to contribute to ecosystem monitoring and restoration? </w:t>
            </w:r>
          </w:p>
          <w:p w:rsidR="00000000" w:rsidDel="00000000" w:rsidP="00000000" w:rsidRDefault="00000000" w:rsidRPr="00000000" w14:paraId="00000492">
            <w:pPr>
              <w:widowControl w:val="0"/>
              <w:numPr>
                <w:ilvl w:val="0"/>
                <w:numId w:val="37"/>
              </w:numPr>
              <w:spacing w:line="240" w:lineRule="auto"/>
              <w:ind w:left="720" w:hanging="360"/>
              <w:rPr>
                <w:highlight w:val="white"/>
              </w:rPr>
            </w:pPr>
            <w:r w:rsidDel="00000000" w:rsidR="00000000" w:rsidRPr="00000000">
              <w:rPr>
                <w:highlight w:val="white"/>
                <w:rtl w:val="0"/>
              </w:rPr>
              <w:t xml:space="preserve">What lessons from the Philippines' Mangrove Mapping initiative could be adapted by other ASEAN Heritage Parks to strengthen stakeholder engagement? </w:t>
            </w:r>
          </w:p>
        </w:tc>
        <w:tc>
          <w:tcPr/>
          <w:p w:rsidR="00000000" w:rsidDel="00000000" w:rsidP="00000000" w:rsidRDefault="00000000" w:rsidRPr="00000000" w14:paraId="00000493">
            <w:pPr>
              <w:widowControl w:val="0"/>
              <w:spacing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494">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95">
            <w:pPr>
              <w:widowControl w:val="0"/>
              <w:spacing w:line="240" w:lineRule="auto"/>
              <w:rPr>
                <w:highlight w:val="white"/>
              </w:rPr>
            </w:pPr>
            <w:r w:rsidDel="00000000" w:rsidR="00000000" w:rsidRPr="00000000">
              <w:rPr>
                <w:highlight w:val="white"/>
                <w:rtl w:val="0"/>
              </w:rPr>
              <w:t xml:space="preserve">16:25 - 16:35</w:t>
            </w:r>
          </w:p>
        </w:tc>
        <w:tc>
          <w:tcPr/>
          <w:p w:rsidR="00000000" w:rsidDel="00000000" w:rsidP="00000000" w:rsidRDefault="00000000" w:rsidRPr="00000000" w14:paraId="00000496">
            <w:pPr>
              <w:widowControl w:val="0"/>
              <w:spacing w:after="20" w:before="20" w:line="240" w:lineRule="auto"/>
              <w:rPr>
                <w:b w:val="1"/>
                <w:bCs w:val="1"/>
                <w:sz w:val="24"/>
                <w:szCs w:val="24"/>
              </w:rPr>
            </w:pPr>
            <w:r w:rsidDel="00000000" w:rsidR="00000000" w:rsidRPr="00000000">
              <w:rPr>
                <w:b w:val="1"/>
                <w:bCs w:val="1"/>
                <w:sz w:val="24"/>
                <w:szCs w:val="24"/>
                <w:rtl w:val="0"/>
              </w:rPr>
              <w:t xml:space="preserve">Lokalpedia </w:t>
            </w:r>
          </w:p>
          <w:p w:rsidR="00000000" w:rsidDel="00000000" w:rsidP="00000000" w:rsidRDefault="00000000" w:rsidRPr="00000000" w14:paraId="00000497">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98">
            <w:pPr>
              <w:widowControl w:val="0"/>
              <w:numPr>
                <w:ilvl w:val="0"/>
                <w:numId w:val="22"/>
              </w:numPr>
              <w:spacing w:line="240" w:lineRule="auto"/>
              <w:ind w:left="720" w:hanging="360"/>
              <w:rPr>
                <w:highlight w:val="white"/>
              </w:rPr>
            </w:pPr>
            <w:r w:rsidDel="00000000" w:rsidR="00000000" w:rsidRPr="00000000">
              <w:rPr>
                <w:highlight w:val="white"/>
                <w:rtl w:val="0"/>
              </w:rPr>
              <w:t xml:space="preserve">Lokalpedia demonstrates that citizen science goes beyond biodiversity monitoring by documenting local knowledge and community experiences. How does this approach contribute to more inclusive protected area management? </w:t>
            </w:r>
          </w:p>
          <w:p w:rsidR="00000000" w:rsidDel="00000000" w:rsidP="00000000" w:rsidRDefault="00000000" w:rsidRPr="00000000" w14:paraId="00000499">
            <w:pPr>
              <w:widowControl w:val="0"/>
              <w:numPr>
                <w:ilvl w:val="0"/>
                <w:numId w:val="22"/>
              </w:numPr>
              <w:spacing w:line="240" w:lineRule="auto"/>
              <w:ind w:left="720" w:hanging="360"/>
              <w:rPr>
                <w:highlight w:val="white"/>
              </w:rPr>
            </w:pPr>
            <w:r w:rsidDel="00000000" w:rsidR="00000000" w:rsidRPr="00000000">
              <w:rPr>
                <w:highlight w:val="white"/>
                <w:rtl w:val="0"/>
              </w:rPr>
              <w:t xml:space="preserve">How can protected area managers better engage local communities in documenting and preserving traditional ecological knowledge alongside scientific information? </w:t>
            </w:r>
          </w:p>
        </w:tc>
        <w:tc>
          <w:tcPr/>
          <w:p w:rsidR="00000000" w:rsidDel="00000000" w:rsidP="00000000" w:rsidRDefault="00000000" w:rsidRPr="00000000" w14:paraId="0000049A">
            <w:pPr>
              <w:widowControl w:val="0"/>
              <w:spacing w:after="20" w:before="20" w:line="240" w:lineRule="auto"/>
              <w:rPr>
                <w:highlight w:val="white"/>
              </w:rPr>
            </w:pPr>
            <w:r w:rsidDel="00000000" w:rsidR="00000000" w:rsidRPr="00000000">
              <w:rPr>
                <w:b w:val="1"/>
                <w:bCs w:val="1"/>
                <w:sz w:val="24"/>
                <w:szCs w:val="24"/>
                <w:rtl w:val="0"/>
              </w:rPr>
              <w:t xml:space="preserve">John Sherwin Felix, Philippines </w:t>
            </w:r>
            <w:r w:rsidDel="00000000" w:rsidR="00000000" w:rsidRPr="00000000">
              <w:rPr>
                <w:rtl w:val="0"/>
              </w:rPr>
            </w:r>
          </w:p>
        </w:tc>
      </w:tr>
      <w:tr>
        <w:trPr>
          <w:cantSplit w:val="0"/>
          <w:tblHeader w:val="0"/>
        </w:trPr>
        <w:tc>
          <w:tcPr/>
          <w:p w:rsidR="00000000" w:rsidDel="00000000" w:rsidP="00000000" w:rsidRDefault="00000000" w:rsidRPr="00000000" w14:paraId="0000049B">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9C">
            <w:pPr>
              <w:widowControl w:val="0"/>
              <w:spacing w:line="240" w:lineRule="auto"/>
              <w:rPr>
                <w:highlight w:val="white"/>
              </w:rPr>
            </w:pPr>
            <w:r w:rsidDel="00000000" w:rsidR="00000000" w:rsidRPr="00000000">
              <w:rPr>
                <w:highlight w:val="white"/>
                <w:rtl w:val="0"/>
              </w:rPr>
              <w:t xml:space="preserve">16:35 - 16:45</w:t>
            </w:r>
          </w:p>
        </w:tc>
        <w:tc>
          <w:tcPr/>
          <w:p w:rsidR="00000000" w:rsidDel="00000000" w:rsidP="00000000" w:rsidRDefault="00000000" w:rsidRPr="00000000" w14:paraId="0000049D">
            <w:pPr>
              <w:widowControl w:val="0"/>
              <w:spacing w:line="240" w:lineRule="auto"/>
              <w:rPr>
                <w:b w:val="1"/>
                <w:bCs w:val="1"/>
                <w:sz w:val="24"/>
                <w:szCs w:val="24"/>
              </w:rPr>
            </w:pPr>
            <w:r w:rsidDel="00000000" w:rsidR="00000000" w:rsidRPr="00000000">
              <w:rPr>
                <w:b w:val="1"/>
                <w:bCs w:val="1"/>
                <w:sz w:val="24"/>
                <w:szCs w:val="24"/>
                <w:rtl w:val="0"/>
              </w:rPr>
              <w:t xml:space="preserve">Society for Conservation of Philippine Wetlands </w:t>
            </w:r>
          </w:p>
          <w:p w:rsidR="00000000" w:rsidDel="00000000" w:rsidP="00000000" w:rsidRDefault="00000000" w:rsidRPr="00000000" w14:paraId="0000049E">
            <w:pPr>
              <w:widowControl w:val="0"/>
              <w:spacing w:line="240" w:lineRule="auto"/>
              <w:rPr>
                <w:sz w:val="24"/>
                <w:szCs w:val="24"/>
              </w:rPr>
            </w:pPr>
            <w:r w:rsidDel="00000000" w:rsidR="00000000" w:rsidRPr="00000000">
              <w:rPr>
                <w:sz w:val="24"/>
                <w:szCs w:val="24"/>
                <w:rtl w:val="0"/>
              </w:rPr>
              <w:t xml:space="preserve">Guided question:</w:t>
            </w:r>
          </w:p>
          <w:p w:rsidR="00000000" w:rsidDel="00000000" w:rsidP="00000000" w:rsidRDefault="00000000" w:rsidRPr="00000000" w14:paraId="0000049F">
            <w:pPr>
              <w:widowControl w:val="0"/>
              <w:numPr>
                <w:ilvl w:val="0"/>
                <w:numId w:val="25"/>
              </w:numPr>
              <w:spacing w:line="240" w:lineRule="auto"/>
              <w:ind w:left="720" w:hanging="360"/>
              <w:rPr>
                <w:sz w:val="24"/>
                <w:szCs w:val="24"/>
              </w:rPr>
            </w:pPr>
            <w:r w:rsidDel="00000000" w:rsidR="00000000" w:rsidRPr="00000000">
              <w:rPr>
                <w:rtl w:val="0"/>
              </w:rPr>
              <w:t xml:space="preserve">Your organization has successfully mobilized volunteers for wetland and bird monitoring. What strategies have been most effective in attracting and retaining volunteers for long-term conservation efforts? </w:t>
            </w:r>
          </w:p>
          <w:p w:rsidR="00000000" w:rsidDel="00000000" w:rsidP="00000000" w:rsidRDefault="00000000" w:rsidRPr="00000000" w14:paraId="000004A0">
            <w:pPr>
              <w:widowControl w:val="0"/>
              <w:numPr>
                <w:ilvl w:val="0"/>
                <w:numId w:val="25"/>
              </w:numPr>
              <w:spacing w:line="240" w:lineRule="auto"/>
              <w:ind w:left="720" w:hanging="360"/>
            </w:pPr>
            <w:r w:rsidDel="00000000" w:rsidR="00000000" w:rsidRPr="00000000">
              <w:rPr>
                <w:rtl w:val="0"/>
              </w:rPr>
              <w:t xml:space="preserve">What advice would you give to ASEAN Heritage Park managers who want to establish or strengthen volunteer-based biodiversity monitoring programmes? </w:t>
            </w:r>
          </w:p>
        </w:tc>
        <w:tc>
          <w:tcPr/>
          <w:p w:rsidR="00000000" w:rsidDel="00000000" w:rsidP="00000000" w:rsidRDefault="00000000" w:rsidRPr="00000000" w14:paraId="000004A1">
            <w:pPr>
              <w:widowControl w:val="0"/>
              <w:spacing w:after="20" w:before="20"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4A2">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A3">
            <w:pPr>
              <w:widowControl w:val="0"/>
              <w:spacing w:line="240" w:lineRule="auto"/>
              <w:rPr>
                <w:highlight w:val="white"/>
              </w:rPr>
            </w:pPr>
            <w:r w:rsidDel="00000000" w:rsidR="00000000" w:rsidRPr="00000000">
              <w:rPr>
                <w:highlight w:val="white"/>
                <w:rtl w:val="0"/>
              </w:rPr>
              <w:t xml:space="preserve">16:45 - 16:50</w:t>
            </w:r>
          </w:p>
        </w:tc>
        <w:tc>
          <w:tcPr/>
          <w:p w:rsidR="00000000" w:rsidDel="00000000" w:rsidP="00000000" w:rsidRDefault="00000000" w:rsidRPr="00000000" w14:paraId="000004A4">
            <w:pPr>
              <w:widowControl w:val="0"/>
              <w:spacing w:line="240" w:lineRule="auto"/>
              <w:rPr>
                <w:b w:val="1"/>
                <w:bCs w:val="1"/>
                <w:highlight w:val="white"/>
              </w:rPr>
            </w:pPr>
            <w:r w:rsidDel="00000000" w:rsidR="00000000" w:rsidRPr="00000000">
              <w:rPr>
                <w:b w:val="1"/>
                <w:bCs w:val="1"/>
                <w:highlight w:val="white"/>
                <w:rtl w:val="0"/>
              </w:rPr>
              <w:t xml:space="preserve">Plastizen App </w:t>
            </w:r>
          </w:p>
          <w:p w:rsidR="00000000" w:rsidDel="00000000" w:rsidP="00000000" w:rsidRDefault="00000000" w:rsidRPr="00000000" w14:paraId="000004A5">
            <w:pPr>
              <w:widowControl w:val="0"/>
              <w:spacing w:line="240" w:lineRule="auto"/>
              <w:rPr>
                <w:highlight w:val="white"/>
              </w:rPr>
            </w:pPr>
            <w:r w:rsidDel="00000000" w:rsidR="00000000" w:rsidRPr="00000000">
              <w:rPr>
                <w:highlight w:val="white"/>
                <w:rtl w:val="0"/>
              </w:rPr>
              <w:t xml:space="preserve">Guided question:</w:t>
            </w:r>
          </w:p>
          <w:p w:rsidR="00000000" w:rsidDel="00000000" w:rsidP="00000000" w:rsidRDefault="00000000" w:rsidRPr="00000000" w14:paraId="000004A6">
            <w:pPr>
              <w:widowControl w:val="0"/>
              <w:numPr>
                <w:ilvl w:val="0"/>
                <w:numId w:val="10"/>
              </w:numPr>
              <w:spacing w:line="240" w:lineRule="auto"/>
              <w:ind w:left="720" w:hanging="360"/>
              <w:rPr>
                <w:highlight w:val="white"/>
              </w:rPr>
            </w:pPr>
            <w:r w:rsidDel="00000000" w:rsidR="00000000" w:rsidRPr="00000000">
              <w:rPr>
                <w:highlight w:val="white"/>
                <w:rtl w:val="0"/>
              </w:rPr>
              <w:t xml:space="preserve">Digital technology is transforming how people participate in conservation. How does the Plastizen App encourage citizens, particularly young people to contribute to biodiversity conservation and environmental stewardship? </w:t>
            </w:r>
          </w:p>
          <w:p w:rsidR="00000000" w:rsidDel="00000000" w:rsidP="00000000" w:rsidRDefault="00000000" w:rsidRPr="00000000" w14:paraId="000004A7">
            <w:pPr>
              <w:widowControl w:val="0"/>
              <w:numPr>
                <w:ilvl w:val="0"/>
                <w:numId w:val="10"/>
              </w:numPr>
              <w:spacing w:line="240" w:lineRule="auto"/>
              <w:ind w:left="720" w:hanging="360"/>
              <w:rPr>
                <w:highlight w:val="white"/>
              </w:rPr>
            </w:pPr>
            <w:r w:rsidDel="00000000" w:rsidR="00000000" w:rsidRPr="00000000">
              <w:rPr>
                <w:highlight w:val="white"/>
                <w:rtl w:val="0"/>
              </w:rPr>
              <w:t xml:space="preserve">Looking ahead, how can digital platforms and mobile applications help expand citizen science and public participation across ASEAN Heritage Parks? </w:t>
            </w:r>
          </w:p>
        </w:tc>
        <w:tc>
          <w:tcPr/>
          <w:p w:rsidR="00000000" w:rsidDel="00000000" w:rsidP="00000000" w:rsidRDefault="00000000" w:rsidRPr="00000000" w14:paraId="000004A8">
            <w:pPr>
              <w:widowControl w:val="0"/>
              <w:spacing w:line="240" w:lineRule="auto"/>
              <w:rPr>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4A9">
            <w:pPr>
              <w:widowControl w:val="0"/>
              <w:spacing w:line="240" w:lineRule="auto"/>
              <w:rPr>
                <w:highlight w:val="white"/>
              </w:rPr>
            </w:pPr>
            <w:r w:rsidDel="00000000" w:rsidR="00000000" w:rsidRPr="00000000">
              <w:rPr>
                <w:highlight w:val="white"/>
                <w:rtl w:val="0"/>
              </w:rPr>
              <w:t xml:space="preserve">10 mnt</w:t>
            </w:r>
          </w:p>
        </w:tc>
        <w:tc>
          <w:tcPr/>
          <w:p w:rsidR="00000000" w:rsidDel="00000000" w:rsidP="00000000" w:rsidRDefault="00000000" w:rsidRPr="00000000" w14:paraId="000004AA">
            <w:pPr>
              <w:widowControl w:val="0"/>
              <w:spacing w:line="240" w:lineRule="auto"/>
              <w:rPr>
                <w:highlight w:val="white"/>
              </w:rPr>
            </w:pPr>
            <w:r w:rsidDel="00000000" w:rsidR="00000000" w:rsidRPr="00000000">
              <w:rPr>
                <w:highlight w:val="white"/>
                <w:rtl w:val="0"/>
              </w:rPr>
              <w:t xml:space="preserve">16:50-17:00</w:t>
            </w:r>
          </w:p>
        </w:tc>
        <w:tc>
          <w:tcPr/>
          <w:p w:rsidR="00000000" w:rsidDel="00000000" w:rsidP="00000000" w:rsidRDefault="00000000" w:rsidRPr="00000000" w14:paraId="000004AB">
            <w:pPr>
              <w:widowControl w:val="0"/>
              <w:spacing w:line="240" w:lineRule="auto"/>
              <w:rPr>
                <w:highlight w:val="white"/>
              </w:rPr>
            </w:pPr>
            <w:r w:rsidDel="00000000" w:rsidR="00000000" w:rsidRPr="00000000">
              <w:rPr>
                <w:highlight w:val="white"/>
                <w:rtl w:val="0"/>
              </w:rPr>
              <w:t xml:space="preserve">Q&amp;A Session, Synthesis, and Closing</w:t>
            </w:r>
          </w:p>
        </w:tc>
        <w:tc>
          <w:tcPr/>
          <w:p w:rsidR="00000000" w:rsidDel="00000000" w:rsidP="00000000" w:rsidRDefault="00000000" w:rsidRPr="00000000" w14:paraId="000004AC">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4AD">
      <w:pPr>
        <w:ind w:left="720" w:firstLine="0"/>
        <w:rPr>
          <w:highlight w:val="white"/>
        </w:rPr>
      </w:pPr>
      <w:r w:rsidDel="00000000" w:rsidR="00000000" w:rsidRPr="00000000">
        <w:rPr>
          <w:rtl w:val="0"/>
        </w:rPr>
      </w:r>
    </w:p>
    <w:p w:rsidR="00000000" w:rsidDel="00000000" w:rsidP="00000000" w:rsidRDefault="00000000" w:rsidRPr="00000000" w14:paraId="000004AE">
      <w:pPr>
        <w:ind w:left="2160" w:firstLine="0"/>
        <w:rPr>
          <w:b w:val="1"/>
          <w:bCs w:val="1"/>
          <w:sz w:val="24"/>
          <w:szCs w:val="24"/>
        </w:rPr>
      </w:pPr>
      <w:r w:rsidDel="00000000" w:rsidR="00000000" w:rsidRPr="00000000">
        <w:rPr>
          <w:rtl w:val="0"/>
        </w:rPr>
      </w:r>
    </w:p>
    <w:p w:rsidR="00000000" w:rsidDel="00000000" w:rsidP="00000000" w:rsidRDefault="00000000" w:rsidRPr="00000000" w14:paraId="000004AF">
      <w:pPr>
        <w:ind w:left="720" w:firstLine="0"/>
        <w:rPr>
          <w:b w:val="1"/>
          <w:bCs w:val="1"/>
          <w:sz w:val="24"/>
          <w:szCs w:val="24"/>
        </w:rPr>
      </w:pPr>
      <w:r w:rsidDel="00000000" w:rsidR="00000000" w:rsidRPr="00000000">
        <w:rPr>
          <w:rtl w:val="0"/>
        </w:rPr>
      </w:r>
    </w:p>
    <w:p w:rsidR="00000000" w:rsidDel="00000000" w:rsidP="00000000" w:rsidRDefault="00000000" w:rsidRPr="00000000" w14:paraId="000004B0">
      <w:pPr>
        <w:ind w:left="720" w:firstLine="0"/>
        <w:rPr>
          <w:b w:val="1"/>
          <w:bCs w:val="1"/>
          <w:sz w:val="24"/>
          <w:szCs w:val="24"/>
        </w:rPr>
        <w:sectPr>
          <w:footerReference r:id="rId21" w:type="default"/>
          <w:type w:val="nextPage"/>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22" w:type="default"/>
          <w:type w:val="nextPage"/>
          <w:pgSz w:h="12240" w:w="18720" w:orient="landscape"/>
          <w:pgMar w:bottom="1440" w:top="1440" w:left="1440" w:right="1440" w:header="720" w:footer="720"/>
          <w:pgNumType w:start="1"/>
        </w:sectPr>
      </w:pPr>
      <w:bookmarkStart w:colFirst="0" w:colLast="0" w:name="_ftgb3u4byhqc"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tbl>
      <w:tblPr>
        <w:tblStyle w:val="Table15"/>
        <w:tblW w:w="15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670"/>
        <w:gridCol w:w="1935"/>
        <w:gridCol w:w="2070"/>
        <w:gridCol w:w="2355"/>
        <w:gridCol w:w="2565"/>
        <w:gridCol w:w="2565"/>
        <w:tblGridChange w:id="0">
          <w:tblGrid>
            <w:gridCol w:w="1695"/>
            <w:gridCol w:w="2670"/>
            <w:gridCol w:w="1935"/>
            <w:gridCol w:w="2070"/>
            <w:gridCol w:w="2355"/>
            <w:gridCol w:w="2565"/>
            <w:gridCol w:w="2565"/>
          </w:tblGrid>
        </w:tblGridChange>
      </w:tblGrid>
      <w:tr>
        <w:trPr>
          <w:cantSplit w:val="0"/>
          <w:tblHeader w:val="0"/>
        </w:trPr>
        <w:tc>
          <w:tcPr>
            <w:shd w:fill="f4cccc" w:val="clear"/>
          </w:tcPr>
          <w:p w:rsidR="00000000" w:rsidDel="00000000" w:rsidP="00000000" w:rsidRDefault="00000000" w:rsidRPr="00000000" w14:paraId="000004B5">
            <w:pPr>
              <w:widowControl w:val="0"/>
              <w:spacing w:line="240" w:lineRule="auto"/>
              <w:jc w:val="center"/>
              <w:rPr>
                <w:b w:val="1"/>
                <w:bCs w:val="1"/>
              </w:rPr>
            </w:pPr>
            <w:r w:rsidDel="00000000" w:rsidR="00000000" w:rsidRPr="00000000">
              <w:rPr>
                <w:b w:val="1"/>
                <w:bCs w:val="1"/>
                <w:rtl w:val="0"/>
              </w:rPr>
              <w:t xml:space="preserve">STREAMS</w:t>
            </w:r>
          </w:p>
        </w:tc>
        <w:tc>
          <w:tcPr>
            <w:shd w:fill="f4cccc" w:val="clear"/>
          </w:tcPr>
          <w:p w:rsidR="00000000" w:rsidDel="00000000" w:rsidP="00000000" w:rsidRDefault="00000000" w:rsidRPr="00000000" w14:paraId="000004B6">
            <w:pPr>
              <w:widowControl w:val="0"/>
              <w:spacing w:line="240" w:lineRule="auto"/>
              <w:jc w:val="center"/>
              <w:rPr>
                <w:b w:val="1"/>
                <w:bCs w:val="1"/>
              </w:rPr>
            </w:pPr>
            <w:r w:rsidDel="00000000" w:rsidR="00000000" w:rsidRPr="00000000">
              <w:rPr>
                <w:b w:val="1"/>
                <w:bCs w:val="1"/>
                <w:rtl w:val="0"/>
              </w:rPr>
              <w:t xml:space="preserve">RESPONSIBLE PERSON/OFFICE</w:t>
            </w:r>
          </w:p>
        </w:tc>
        <w:tc>
          <w:tcPr>
            <w:shd w:fill="f4cccc" w:val="clear"/>
          </w:tcPr>
          <w:p w:rsidR="00000000" w:rsidDel="00000000" w:rsidP="00000000" w:rsidRDefault="00000000" w:rsidRPr="00000000" w14:paraId="000004B7">
            <w:pPr>
              <w:widowControl w:val="0"/>
              <w:spacing w:line="240" w:lineRule="auto"/>
              <w:jc w:val="center"/>
              <w:rPr>
                <w:b w:val="1"/>
                <w:bCs w:val="1"/>
              </w:rPr>
            </w:pPr>
            <w:r w:rsidDel="00000000" w:rsidR="00000000" w:rsidRPr="00000000">
              <w:rPr>
                <w:b w:val="1"/>
                <w:bCs w:val="1"/>
                <w:rtl w:val="0"/>
              </w:rPr>
              <w:t xml:space="preserve">Chair</w:t>
            </w:r>
          </w:p>
        </w:tc>
        <w:tc>
          <w:tcPr>
            <w:shd w:fill="f4cccc" w:val="clear"/>
          </w:tcPr>
          <w:p w:rsidR="00000000" w:rsidDel="00000000" w:rsidP="00000000" w:rsidRDefault="00000000" w:rsidRPr="00000000" w14:paraId="000004B8">
            <w:pPr>
              <w:widowControl w:val="0"/>
              <w:spacing w:line="240" w:lineRule="auto"/>
              <w:jc w:val="center"/>
              <w:rPr>
                <w:b w:val="1"/>
                <w:bCs w:val="1"/>
              </w:rPr>
            </w:pPr>
            <w:r w:rsidDel="00000000" w:rsidR="00000000" w:rsidRPr="00000000">
              <w:rPr>
                <w:b w:val="1"/>
                <w:bCs w:val="1"/>
                <w:rtl w:val="0"/>
              </w:rPr>
              <w:t xml:space="preserve">Co-org</w:t>
            </w:r>
          </w:p>
        </w:tc>
        <w:tc>
          <w:tcPr>
            <w:shd w:fill="f4cccc" w:val="clear"/>
          </w:tcPr>
          <w:p w:rsidR="00000000" w:rsidDel="00000000" w:rsidP="00000000" w:rsidRDefault="00000000" w:rsidRPr="00000000" w14:paraId="000004B9">
            <w:pPr>
              <w:widowControl w:val="0"/>
              <w:spacing w:line="240" w:lineRule="auto"/>
              <w:jc w:val="center"/>
              <w:rPr>
                <w:b w:val="1"/>
                <w:bCs w:val="1"/>
              </w:rPr>
            </w:pPr>
            <w:r w:rsidDel="00000000" w:rsidR="00000000" w:rsidRPr="00000000">
              <w:rPr>
                <w:b w:val="1"/>
                <w:bCs w:val="1"/>
                <w:rtl w:val="0"/>
              </w:rPr>
              <w:t xml:space="preserve">Activity Design</w:t>
            </w:r>
          </w:p>
        </w:tc>
        <w:tc>
          <w:tcPr>
            <w:shd w:fill="f4cccc" w:val="clear"/>
          </w:tcPr>
          <w:p w:rsidR="00000000" w:rsidDel="00000000" w:rsidP="00000000" w:rsidRDefault="00000000" w:rsidRPr="00000000" w14:paraId="000004BA">
            <w:pPr>
              <w:widowControl w:val="0"/>
              <w:spacing w:line="240" w:lineRule="auto"/>
              <w:jc w:val="center"/>
              <w:rPr>
                <w:b w:val="1"/>
                <w:bCs w:val="1"/>
              </w:rPr>
            </w:pPr>
            <w:r w:rsidDel="00000000" w:rsidR="00000000" w:rsidRPr="00000000">
              <w:rPr>
                <w:b w:val="1"/>
                <w:bCs w:val="1"/>
                <w:rtl w:val="0"/>
              </w:rPr>
              <w:t xml:space="preserve">RP </w:t>
            </w:r>
          </w:p>
        </w:tc>
        <w:tc>
          <w:tcPr>
            <w:shd w:fill="f4cccc" w:val="clear"/>
          </w:tcPr>
          <w:p w:rsidR="00000000" w:rsidDel="00000000" w:rsidP="00000000" w:rsidRDefault="00000000" w:rsidRPr="00000000" w14:paraId="000004BB">
            <w:pPr>
              <w:widowControl w:val="0"/>
              <w:spacing w:line="240" w:lineRule="auto"/>
              <w:jc w:val="center"/>
              <w:rPr>
                <w:b w:val="1"/>
                <w:bCs w:val="1"/>
              </w:rPr>
            </w:pPr>
            <w:r w:rsidDel="00000000" w:rsidR="00000000" w:rsidRPr="00000000">
              <w:rPr>
                <w:b w:val="1"/>
                <w:bCs w:val="1"/>
                <w:rtl w:val="0"/>
              </w:rPr>
              <w:t xml:space="preserve">Remarks</w:t>
            </w:r>
          </w:p>
        </w:tc>
      </w:tr>
      <w:tr>
        <w:trPr>
          <w:cantSplit w:val="0"/>
          <w:tblHeader w:val="0"/>
        </w:trPr>
        <w:tc>
          <w:tcPr>
            <w:shd w:fill="3f83d7" w:val="clear"/>
          </w:tcPr>
          <w:p w:rsidR="00000000" w:rsidDel="00000000" w:rsidP="00000000" w:rsidRDefault="00000000" w:rsidRPr="00000000" w14:paraId="000004BC">
            <w:pPr>
              <w:widowControl w:val="0"/>
              <w:spacing w:line="240" w:lineRule="auto"/>
              <w:rPr/>
            </w:pPr>
            <w:r w:rsidDel="00000000" w:rsidR="00000000" w:rsidRPr="00000000">
              <w:rPr>
                <w:rtl w:val="0"/>
              </w:rPr>
              <w:t xml:space="preserve">ST1-BSA</w:t>
            </w:r>
          </w:p>
        </w:tc>
        <w:tc>
          <w:tcPr/>
          <w:p w:rsidR="00000000" w:rsidDel="00000000" w:rsidP="00000000" w:rsidRDefault="00000000" w:rsidRPr="00000000" w14:paraId="000004BD">
            <w:pPr>
              <w:widowControl w:val="0"/>
              <w:spacing w:line="240" w:lineRule="auto"/>
              <w:rPr/>
            </w:pPr>
            <w:r w:rsidDel="00000000" w:rsidR="00000000" w:rsidRPr="00000000">
              <w:rPr>
                <w:rtl w:val="0"/>
              </w:rPr>
              <w:t xml:space="preserve">Haribon</w:t>
            </w:r>
          </w:p>
        </w:tc>
        <w:tc>
          <w:tcPr/>
          <w:p w:rsidR="00000000" w:rsidDel="00000000" w:rsidP="00000000" w:rsidRDefault="00000000" w:rsidRPr="00000000" w14:paraId="000004BE">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BF">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C0">
            <w:pPr>
              <w:widowControl w:val="0"/>
              <w:spacing w:line="240" w:lineRule="auto"/>
              <w:rPr/>
            </w:pPr>
            <w:r w:rsidDel="00000000" w:rsidR="00000000" w:rsidRPr="00000000">
              <w:rPr>
                <w:rtl w:val="0"/>
              </w:rPr>
              <w:t xml:space="preserve">For preparation</w:t>
            </w:r>
          </w:p>
        </w:tc>
        <w:tc>
          <w:tcPr/>
          <w:p w:rsidR="00000000" w:rsidDel="00000000" w:rsidP="00000000" w:rsidRDefault="00000000" w:rsidRPr="00000000" w14:paraId="000004C1">
            <w:pPr>
              <w:widowControl w:val="0"/>
              <w:spacing w:line="240" w:lineRule="auto"/>
              <w:rPr/>
            </w:pPr>
            <w:r w:rsidDel="00000000" w:rsidR="00000000" w:rsidRPr="00000000">
              <w:rPr>
                <w:rtl w:val="0"/>
              </w:rPr>
            </w:r>
          </w:p>
        </w:tc>
        <w:tc>
          <w:tcPr/>
          <w:p w:rsidR="00000000" w:rsidDel="00000000" w:rsidP="00000000" w:rsidRDefault="00000000" w:rsidRPr="00000000" w14:paraId="000004C2">
            <w:pPr>
              <w:widowControl w:val="0"/>
              <w:spacing w:line="240" w:lineRule="auto"/>
              <w:rPr/>
            </w:pPr>
            <w:r w:rsidDel="00000000" w:rsidR="00000000" w:rsidRPr="00000000">
              <w:rPr>
                <w:rtl w:val="0"/>
              </w:rPr>
            </w:r>
          </w:p>
        </w:tc>
      </w:tr>
      <w:tr>
        <w:trPr>
          <w:cantSplit w:val="0"/>
          <w:tblHeader w:val="0"/>
        </w:trPr>
        <w:tc>
          <w:tcPr>
            <w:shd w:fill="3f83d7" w:val="clear"/>
          </w:tcPr>
          <w:p w:rsidR="00000000" w:rsidDel="00000000" w:rsidP="00000000" w:rsidRDefault="00000000" w:rsidRPr="00000000" w14:paraId="000004C3">
            <w:pPr>
              <w:widowControl w:val="0"/>
              <w:spacing w:line="240" w:lineRule="auto"/>
              <w:rPr/>
            </w:pPr>
            <w:r w:rsidDel="00000000" w:rsidR="00000000" w:rsidRPr="00000000">
              <w:rPr>
                <w:rtl w:val="0"/>
              </w:rPr>
              <w:t xml:space="preserve">ST1-BSB</w:t>
            </w:r>
          </w:p>
        </w:tc>
        <w:tc>
          <w:tcPr/>
          <w:p w:rsidR="00000000" w:rsidDel="00000000" w:rsidP="00000000" w:rsidRDefault="00000000" w:rsidRPr="00000000" w14:paraId="000004C4">
            <w:pPr>
              <w:widowControl w:val="0"/>
              <w:spacing w:line="240" w:lineRule="auto"/>
              <w:rPr/>
            </w:pPr>
            <w:r w:rsidDel="00000000" w:rsidR="00000000" w:rsidRPr="00000000">
              <w:rPr>
                <w:rtl w:val="0"/>
              </w:rPr>
              <w:t xml:space="preserve">NbS Support Net</w:t>
            </w:r>
          </w:p>
        </w:tc>
        <w:tc>
          <w:tcPr/>
          <w:p w:rsidR="00000000" w:rsidDel="00000000" w:rsidP="00000000" w:rsidRDefault="00000000" w:rsidRPr="00000000" w14:paraId="000004C5">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C6">
            <w:pPr>
              <w:widowControl w:val="0"/>
              <w:spacing w:line="240" w:lineRule="auto"/>
              <w:rPr>
                <w:color w:val="980000"/>
              </w:rPr>
            </w:pPr>
            <w:r w:rsidDel="00000000" w:rsidR="00000000" w:rsidRPr="00000000">
              <w:rPr>
                <w:color w:val="980000"/>
                <w:rtl w:val="0"/>
              </w:rPr>
              <w:t xml:space="preserve">For confirmation</w:t>
            </w:r>
          </w:p>
        </w:tc>
        <w:tc>
          <w:tcPr/>
          <w:p w:rsidR="00000000" w:rsidDel="00000000" w:rsidP="00000000" w:rsidRDefault="00000000" w:rsidRPr="00000000" w14:paraId="000004C7">
            <w:pPr>
              <w:widowControl w:val="0"/>
              <w:spacing w:line="240" w:lineRule="auto"/>
              <w:rPr/>
            </w:pPr>
            <w:r w:rsidDel="00000000" w:rsidR="00000000" w:rsidRPr="00000000">
              <w:rPr>
                <w:rtl w:val="0"/>
              </w:rPr>
              <w:t xml:space="preserve">For preparation</w:t>
            </w:r>
          </w:p>
        </w:tc>
        <w:tc>
          <w:tcPr/>
          <w:p w:rsidR="00000000" w:rsidDel="00000000" w:rsidP="00000000" w:rsidRDefault="00000000" w:rsidRPr="00000000" w14:paraId="000004C8">
            <w:pPr>
              <w:widowControl w:val="0"/>
              <w:spacing w:line="240" w:lineRule="auto"/>
              <w:rPr/>
            </w:pPr>
            <w:r w:rsidDel="00000000" w:rsidR="00000000" w:rsidRPr="00000000">
              <w:rPr>
                <w:rtl w:val="0"/>
              </w:rPr>
            </w:r>
          </w:p>
        </w:tc>
        <w:tc>
          <w:tcPr/>
          <w:p w:rsidR="00000000" w:rsidDel="00000000" w:rsidP="00000000" w:rsidRDefault="00000000" w:rsidRPr="00000000" w14:paraId="000004C9">
            <w:pPr>
              <w:widowControl w:val="0"/>
              <w:spacing w:line="240" w:lineRule="auto"/>
              <w:rPr/>
            </w:pPr>
            <w:r w:rsidDel="00000000" w:rsidR="00000000" w:rsidRPr="00000000">
              <w:rPr>
                <w:rtl w:val="0"/>
              </w:rPr>
            </w:r>
          </w:p>
        </w:tc>
      </w:tr>
      <w:tr>
        <w:trPr>
          <w:cantSplit w:val="0"/>
          <w:tblHeader w:val="0"/>
        </w:trPr>
        <w:tc>
          <w:tcPr>
            <w:shd w:fill="3f83d7" w:val="clear"/>
          </w:tcPr>
          <w:p w:rsidR="00000000" w:rsidDel="00000000" w:rsidP="00000000" w:rsidRDefault="00000000" w:rsidRPr="00000000" w14:paraId="000004CA">
            <w:pPr>
              <w:widowControl w:val="0"/>
              <w:spacing w:line="240" w:lineRule="auto"/>
              <w:rPr/>
            </w:pPr>
            <w:r w:rsidDel="00000000" w:rsidR="00000000" w:rsidRPr="00000000">
              <w:rPr>
                <w:rtl w:val="0"/>
              </w:rPr>
              <w:t xml:space="preserve">ST1-BSC</w:t>
            </w:r>
          </w:p>
        </w:tc>
        <w:tc>
          <w:tcPr/>
          <w:p w:rsidR="00000000" w:rsidDel="00000000" w:rsidP="00000000" w:rsidRDefault="00000000" w:rsidRPr="00000000" w14:paraId="000004CB">
            <w:pPr>
              <w:widowControl w:val="0"/>
              <w:spacing w:line="240" w:lineRule="auto"/>
              <w:rPr/>
            </w:pPr>
            <w:r w:rsidDel="00000000" w:rsidR="00000000" w:rsidRPr="00000000">
              <w:rPr>
                <w:rtl w:val="0"/>
              </w:rPr>
              <w:t xml:space="preserve">BD Corr</w:t>
            </w:r>
          </w:p>
        </w:tc>
        <w:tc>
          <w:tcPr/>
          <w:p w:rsidR="00000000" w:rsidDel="00000000" w:rsidP="00000000" w:rsidRDefault="00000000" w:rsidRPr="00000000" w14:paraId="000004CC">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CD">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CE">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CF">
            <w:pPr>
              <w:widowControl w:val="0"/>
              <w:spacing w:line="240" w:lineRule="auto"/>
              <w:rPr/>
            </w:pPr>
            <w:r w:rsidDel="00000000" w:rsidR="00000000" w:rsidRPr="00000000">
              <w:rPr>
                <w:rtl w:val="0"/>
              </w:rPr>
            </w:r>
          </w:p>
        </w:tc>
        <w:tc>
          <w:tcPr/>
          <w:p w:rsidR="00000000" w:rsidDel="00000000" w:rsidP="00000000" w:rsidRDefault="00000000" w:rsidRPr="00000000" w14:paraId="000004D0">
            <w:pPr>
              <w:widowControl w:val="0"/>
              <w:spacing w:line="240" w:lineRule="auto"/>
              <w:rPr/>
            </w:pPr>
            <w:r w:rsidDel="00000000" w:rsidR="00000000" w:rsidRPr="00000000">
              <w:rPr>
                <w:rtl w:val="0"/>
              </w:rPr>
            </w:r>
          </w:p>
        </w:tc>
      </w:tr>
      <w:tr>
        <w:trPr>
          <w:cantSplit w:val="0"/>
          <w:tblHeader w:val="0"/>
        </w:trPr>
        <w:tc>
          <w:tcPr>
            <w:shd w:fill="d83e67" w:val="clear"/>
          </w:tcPr>
          <w:p w:rsidR="00000000" w:rsidDel="00000000" w:rsidP="00000000" w:rsidRDefault="00000000" w:rsidRPr="00000000" w14:paraId="000004D1">
            <w:pPr>
              <w:widowControl w:val="0"/>
              <w:spacing w:line="240" w:lineRule="auto"/>
              <w:rPr/>
            </w:pPr>
            <w:r w:rsidDel="00000000" w:rsidR="00000000" w:rsidRPr="00000000">
              <w:rPr>
                <w:rtl w:val="0"/>
              </w:rPr>
              <w:t xml:space="preserve">ST2-BSA</w:t>
            </w:r>
          </w:p>
        </w:tc>
        <w:tc>
          <w:tcPr/>
          <w:p w:rsidR="00000000" w:rsidDel="00000000" w:rsidP="00000000" w:rsidRDefault="00000000" w:rsidRPr="00000000" w14:paraId="000004D2">
            <w:pPr>
              <w:widowControl w:val="0"/>
              <w:spacing w:line="240" w:lineRule="auto"/>
              <w:rPr/>
            </w:pPr>
            <w:r w:rsidDel="00000000" w:rsidR="00000000" w:rsidRPr="00000000">
              <w:rPr>
                <w:rtl w:val="0"/>
              </w:rPr>
              <w:t xml:space="preserve">BMB-NPD</w:t>
            </w:r>
          </w:p>
        </w:tc>
        <w:tc>
          <w:tcPr/>
          <w:p w:rsidR="00000000" w:rsidDel="00000000" w:rsidP="00000000" w:rsidRDefault="00000000" w:rsidRPr="00000000" w14:paraId="000004D3">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D4">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For preparation</w:t>
            </w:r>
          </w:p>
        </w:tc>
        <w:tc>
          <w:tcPr/>
          <w:p w:rsidR="00000000" w:rsidDel="00000000" w:rsidP="00000000" w:rsidRDefault="00000000" w:rsidRPr="00000000" w14:paraId="000004D6">
            <w:pPr>
              <w:widowControl w:val="0"/>
              <w:spacing w:line="240" w:lineRule="auto"/>
              <w:rPr/>
            </w:pPr>
            <w:r w:rsidDel="00000000" w:rsidR="00000000" w:rsidRPr="00000000">
              <w:rPr>
                <w:rtl w:val="0"/>
              </w:rPr>
            </w:r>
          </w:p>
        </w:tc>
        <w:tc>
          <w:tcPr/>
          <w:p w:rsidR="00000000" w:rsidDel="00000000" w:rsidP="00000000" w:rsidRDefault="00000000" w:rsidRPr="00000000" w14:paraId="000004D7">
            <w:pPr>
              <w:widowControl w:val="0"/>
              <w:spacing w:line="240" w:lineRule="auto"/>
              <w:rPr/>
            </w:pPr>
            <w:r w:rsidDel="00000000" w:rsidR="00000000" w:rsidRPr="00000000">
              <w:rPr>
                <w:rtl w:val="0"/>
              </w:rPr>
            </w:r>
          </w:p>
        </w:tc>
      </w:tr>
      <w:tr>
        <w:trPr>
          <w:cantSplit w:val="0"/>
          <w:tblHeader w:val="0"/>
        </w:trPr>
        <w:tc>
          <w:tcPr>
            <w:shd w:fill="d83e67" w:val="clear"/>
          </w:tcPr>
          <w:p w:rsidR="00000000" w:rsidDel="00000000" w:rsidP="00000000" w:rsidRDefault="00000000" w:rsidRPr="00000000" w14:paraId="000004D8">
            <w:pPr>
              <w:widowControl w:val="0"/>
              <w:spacing w:line="240" w:lineRule="auto"/>
              <w:rPr/>
            </w:pPr>
            <w:r w:rsidDel="00000000" w:rsidR="00000000" w:rsidRPr="00000000">
              <w:rPr>
                <w:rtl w:val="0"/>
              </w:rPr>
              <w:t xml:space="preserve">ST2-BSB</w:t>
            </w:r>
          </w:p>
        </w:tc>
        <w:tc>
          <w:tcPr/>
          <w:p w:rsidR="00000000" w:rsidDel="00000000" w:rsidP="00000000" w:rsidRDefault="00000000" w:rsidRPr="00000000" w14:paraId="000004D9">
            <w:pPr>
              <w:widowControl w:val="0"/>
              <w:spacing w:line="240" w:lineRule="auto"/>
              <w:rPr/>
            </w:pPr>
            <w:r w:rsidDel="00000000" w:rsidR="00000000" w:rsidRPr="00000000">
              <w:rPr>
                <w:rtl w:val="0"/>
              </w:rPr>
              <w:t xml:space="preserve">REECS and CMD</w:t>
            </w:r>
          </w:p>
        </w:tc>
        <w:tc>
          <w:tcPr/>
          <w:p w:rsidR="00000000" w:rsidDel="00000000" w:rsidP="00000000" w:rsidRDefault="00000000" w:rsidRPr="00000000" w14:paraId="000004DA">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DB">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DC">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DD">
            <w:pPr>
              <w:widowControl w:val="0"/>
              <w:spacing w:line="240" w:lineRule="auto"/>
              <w:rPr/>
            </w:pPr>
            <w:r w:rsidDel="00000000" w:rsidR="00000000" w:rsidRPr="00000000">
              <w:rPr>
                <w:rtl w:val="0"/>
              </w:rPr>
            </w:r>
          </w:p>
        </w:tc>
        <w:tc>
          <w:tcPr/>
          <w:p w:rsidR="00000000" w:rsidDel="00000000" w:rsidP="00000000" w:rsidRDefault="00000000" w:rsidRPr="00000000" w14:paraId="000004DE">
            <w:pPr>
              <w:widowControl w:val="0"/>
              <w:spacing w:line="240" w:lineRule="auto"/>
              <w:rPr/>
            </w:pPr>
            <w:r w:rsidDel="00000000" w:rsidR="00000000" w:rsidRPr="00000000">
              <w:rPr>
                <w:rtl w:val="0"/>
              </w:rPr>
            </w:r>
          </w:p>
        </w:tc>
      </w:tr>
      <w:tr>
        <w:trPr>
          <w:cantSplit w:val="0"/>
          <w:tblHeader w:val="0"/>
        </w:trPr>
        <w:tc>
          <w:tcPr>
            <w:shd w:fill="d83e67" w:val="clear"/>
          </w:tcPr>
          <w:p w:rsidR="00000000" w:rsidDel="00000000" w:rsidP="00000000" w:rsidRDefault="00000000" w:rsidRPr="00000000" w14:paraId="000004DF">
            <w:pPr>
              <w:widowControl w:val="0"/>
              <w:spacing w:line="240" w:lineRule="auto"/>
              <w:rPr/>
            </w:pPr>
            <w:r w:rsidDel="00000000" w:rsidR="00000000" w:rsidRPr="00000000">
              <w:rPr>
                <w:rtl w:val="0"/>
              </w:rPr>
              <w:t xml:space="preserve">ST2-BSC</w:t>
            </w:r>
          </w:p>
        </w:tc>
        <w:tc>
          <w:tcPr/>
          <w:p w:rsidR="00000000" w:rsidDel="00000000" w:rsidP="00000000" w:rsidRDefault="00000000" w:rsidRPr="00000000" w14:paraId="000004E0">
            <w:pPr>
              <w:widowControl w:val="0"/>
              <w:spacing w:line="240" w:lineRule="auto"/>
              <w:rPr/>
            </w:pPr>
            <w:r w:rsidDel="00000000" w:rsidR="00000000" w:rsidRPr="00000000">
              <w:rPr>
                <w:rtl w:val="0"/>
              </w:rPr>
              <w:t xml:space="preserve">BIOFIN, AGCF and CI</w:t>
            </w:r>
          </w:p>
        </w:tc>
        <w:tc>
          <w:tcPr/>
          <w:p w:rsidR="00000000" w:rsidDel="00000000" w:rsidP="00000000" w:rsidRDefault="00000000" w:rsidRPr="00000000" w14:paraId="000004E1">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E2">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E3">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E4">
            <w:pPr>
              <w:widowControl w:val="0"/>
              <w:spacing w:line="240" w:lineRule="auto"/>
              <w:rPr/>
            </w:pPr>
            <w:r w:rsidDel="00000000" w:rsidR="00000000" w:rsidRPr="00000000">
              <w:rPr>
                <w:rtl w:val="0"/>
              </w:rPr>
            </w:r>
          </w:p>
        </w:tc>
        <w:tc>
          <w:tcPr/>
          <w:p w:rsidR="00000000" w:rsidDel="00000000" w:rsidP="00000000" w:rsidRDefault="00000000" w:rsidRPr="00000000" w14:paraId="000004E5">
            <w:pPr>
              <w:widowControl w:val="0"/>
              <w:spacing w:line="240" w:lineRule="auto"/>
              <w:rPr/>
            </w:pPr>
            <w:r w:rsidDel="00000000" w:rsidR="00000000" w:rsidRPr="00000000">
              <w:rPr>
                <w:rtl w:val="0"/>
              </w:rPr>
            </w:r>
          </w:p>
        </w:tc>
      </w:tr>
      <w:tr>
        <w:trPr>
          <w:cantSplit w:val="0"/>
          <w:tblHeader w:val="0"/>
        </w:trPr>
        <w:tc>
          <w:tcPr>
            <w:shd w:fill="ffa955" w:val="clear"/>
          </w:tcPr>
          <w:p w:rsidR="00000000" w:rsidDel="00000000" w:rsidP="00000000" w:rsidRDefault="00000000" w:rsidRPr="00000000" w14:paraId="000004E6">
            <w:pPr>
              <w:widowControl w:val="0"/>
              <w:spacing w:line="240" w:lineRule="auto"/>
              <w:rPr/>
            </w:pPr>
            <w:r w:rsidDel="00000000" w:rsidR="00000000" w:rsidRPr="00000000">
              <w:rPr>
                <w:rtl w:val="0"/>
              </w:rPr>
              <w:t xml:space="preserve">ST3-BSA</w:t>
            </w:r>
          </w:p>
        </w:tc>
        <w:tc>
          <w:tcPr/>
          <w:p w:rsidR="00000000" w:rsidDel="00000000" w:rsidP="00000000" w:rsidRDefault="00000000" w:rsidRPr="00000000" w14:paraId="000004E7">
            <w:pPr>
              <w:widowControl w:val="0"/>
              <w:spacing w:line="240" w:lineRule="auto"/>
              <w:rPr/>
            </w:pPr>
            <w:r w:rsidDel="00000000" w:rsidR="00000000" w:rsidRPr="00000000">
              <w:rPr>
                <w:rtl w:val="0"/>
              </w:rPr>
              <w:t xml:space="preserve">FFP</w:t>
            </w:r>
          </w:p>
        </w:tc>
        <w:tc>
          <w:tcPr/>
          <w:p w:rsidR="00000000" w:rsidDel="00000000" w:rsidP="00000000" w:rsidRDefault="00000000" w:rsidRPr="00000000" w14:paraId="000004E8">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E9">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EA">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EB">
            <w:pPr>
              <w:widowControl w:val="0"/>
              <w:spacing w:line="240" w:lineRule="auto"/>
              <w:rPr/>
            </w:pPr>
            <w:r w:rsidDel="00000000" w:rsidR="00000000" w:rsidRPr="00000000">
              <w:rPr>
                <w:rtl w:val="0"/>
              </w:rPr>
            </w:r>
          </w:p>
        </w:tc>
        <w:tc>
          <w:tcPr/>
          <w:p w:rsidR="00000000" w:rsidDel="00000000" w:rsidP="00000000" w:rsidRDefault="00000000" w:rsidRPr="00000000" w14:paraId="000004EC">
            <w:pPr>
              <w:widowControl w:val="0"/>
              <w:spacing w:line="240" w:lineRule="auto"/>
              <w:rPr/>
            </w:pPr>
            <w:r w:rsidDel="00000000" w:rsidR="00000000" w:rsidRPr="00000000">
              <w:rPr>
                <w:rtl w:val="0"/>
              </w:rPr>
            </w:r>
          </w:p>
        </w:tc>
      </w:tr>
      <w:tr>
        <w:trPr>
          <w:cantSplit w:val="0"/>
          <w:tblHeader w:val="0"/>
        </w:trPr>
        <w:tc>
          <w:tcPr>
            <w:shd w:fill="ffa955" w:val="clear"/>
          </w:tcPr>
          <w:p w:rsidR="00000000" w:rsidDel="00000000" w:rsidP="00000000" w:rsidRDefault="00000000" w:rsidRPr="00000000" w14:paraId="000004ED">
            <w:pPr>
              <w:widowControl w:val="0"/>
              <w:spacing w:line="240" w:lineRule="auto"/>
              <w:rPr/>
            </w:pPr>
            <w:r w:rsidDel="00000000" w:rsidR="00000000" w:rsidRPr="00000000">
              <w:rPr>
                <w:rtl w:val="0"/>
              </w:rPr>
              <w:t xml:space="preserve">ST3-BSB</w:t>
            </w:r>
          </w:p>
        </w:tc>
        <w:tc>
          <w:tcPr/>
          <w:p w:rsidR="00000000" w:rsidDel="00000000" w:rsidP="00000000" w:rsidRDefault="00000000" w:rsidRPr="00000000" w14:paraId="000004EE">
            <w:pPr>
              <w:widowControl w:val="0"/>
              <w:spacing w:line="240" w:lineRule="auto"/>
              <w:rPr/>
            </w:pPr>
            <w:r w:rsidDel="00000000" w:rsidR="00000000" w:rsidRPr="00000000">
              <w:rPr>
                <w:rtl w:val="0"/>
              </w:rPr>
              <w:t xml:space="preserve">WCS and IPBC</w:t>
            </w:r>
          </w:p>
        </w:tc>
        <w:tc>
          <w:tcPr/>
          <w:p w:rsidR="00000000" w:rsidDel="00000000" w:rsidP="00000000" w:rsidRDefault="00000000" w:rsidRPr="00000000" w14:paraId="000004EF">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F0">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F1">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F2">
            <w:pPr>
              <w:widowControl w:val="0"/>
              <w:spacing w:line="240" w:lineRule="auto"/>
              <w:rPr/>
            </w:pPr>
            <w:r w:rsidDel="00000000" w:rsidR="00000000" w:rsidRPr="00000000">
              <w:rPr>
                <w:rtl w:val="0"/>
              </w:rPr>
            </w:r>
          </w:p>
        </w:tc>
        <w:tc>
          <w:tcPr/>
          <w:p w:rsidR="00000000" w:rsidDel="00000000" w:rsidP="00000000" w:rsidRDefault="00000000" w:rsidRPr="00000000" w14:paraId="000004F3">
            <w:pPr>
              <w:widowControl w:val="0"/>
              <w:spacing w:line="240" w:lineRule="auto"/>
              <w:rPr/>
            </w:pPr>
            <w:r w:rsidDel="00000000" w:rsidR="00000000" w:rsidRPr="00000000">
              <w:rPr>
                <w:rtl w:val="0"/>
              </w:rPr>
            </w:r>
          </w:p>
        </w:tc>
      </w:tr>
      <w:tr>
        <w:trPr>
          <w:cantSplit w:val="0"/>
          <w:tblHeader w:val="0"/>
        </w:trPr>
        <w:tc>
          <w:tcPr>
            <w:shd w:fill="ffa955" w:val="clear"/>
          </w:tcPr>
          <w:p w:rsidR="00000000" w:rsidDel="00000000" w:rsidP="00000000" w:rsidRDefault="00000000" w:rsidRPr="00000000" w14:paraId="000004F4">
            <w:pPr>
              <w:widowControl w:val="0"/>
              <w:spacing w:line="240" w:lineRule="auto"/>
              <w:rPr/>
            </w:pPr>
            <w:r w:rsidDel="00000000" w:rsidR="00000000" w:rsidRPr="00000000">
              <w:rPr>
                <w:rtl w:val="0"/>
              </w:rPr>
              <w:t xml:space="preserve">ST3-BSC</w:t>
            </w:r>
          </w:p>
        </w:tc>
        <w:tc>
          <w:tcPr/>
          <w:p w:rsidR="00000000" w:rsidDel="00000000" w:rsidP="00000000" w:rsidRDefault="00000000" w:rsidRPr="00000000" w14:paraId="000004F5">
            <w:pPr>
              <w:widowControl w:val="0"/>
              <w:spacing w:line="240" w:lineRule="auto"/>
              <w:rPr/>
            </w:pPr>
            <w:r w:rsidDel="00000000" w:rsidR="00000000" w:rsidRPr="00000000">
              <w:rPr>
                <w:rtl w:val="0"/>
              </w:rPr>
              <w:t xml:space="preserve">HSFI</w:t>
            </w:r>
          </w:p>
        </w:tc>
        <w:tc>
          <w:tcPr/>
          <w:p w:rsidR="00000000" w:rsidDel="00000000" w:rsidP="00000000" w:rsidRDefault="00000000" w:rsidRPr="00000000" w14:paraId="000004F6">
            <w:pPr>
              <w:widowControl w:val="0"/>
              <w:spacing w:line="240" w:lineRule="auto"/>
              <w:rPr/>
            </w:pPr>
            <w:r w:rsidDel="00000000" w:rsidR="00000000" w:rsidRPr="00000000">
              <w:rPr>
                <w:rtl w:val="0"/>
              </w:rPr>
              <w:t xml:space="preserve">For confirmation</w:t>
            </w:r>
          </w:p>
        </w:tc>
        <w:tc>
          <w:tcPr/>
          <w:p w:rsidR="00000000" w:rsidDel="00000000" w:rsidP="00000000" w:rsidRDefault="00000000" w:rsidRPr="00000000" w14:paraId="000004F7">
            <w:pPr>
              <w:widowControl w:val="0"/>
              <w:spacing w:line="240" w:lineRule="auto"/>
              <w:rPr/>
            </w:pPr>
            <w:r w:rsidDel="00000000" w:rsidR="00000000" w:rsidRPr="00000000">
              <w:rPr>
                <w:rtl w:val="0"/>
              </w:rPr>
              <w:t xml:space="preserve">Confirmed</w:t>
            </w:r>
          </w:p>
        </w:tc>
        <w:tc>
          <w:tcPr/>
          <w:p w:rsidR="00000000" w:rsidDel="00000000" w:rsidP="00000000" w:rsidRDefault="00000000" w:rsidRPr="00000000" w14:paraId="000004F8">
            <w:pPr>
              <w:widowControl w:val="0"/>
              <w:spacing w:line="240" w:lineRule="auto"/>
              <w:rPr/>
            </w:pPr>
            <w:r w:rsidDel="00000000" w:rsidR="00000000" w:rsidRPr="00000000">
              <w:rPr>
                <w:rtl w:val="0"/>
              </w:rPr>
              <w:t xml:space="preserve">Draft</w:t>
            </w:r>
          </w:p>
        </w:tc>
        <w:tc>
          <w:tcPr/>
          <w:p w:rsidR="00000000" w:rsidDel="00000000" w:rsidP="00000000" w:rsidRDefault="00000000" w:rsidRPr="00000000" w14:paraId="000004F9">
            <w:pPr>
              <w:widowControl w:val="0"/>
              <w:numPr>
                <w:ilvl w:val="0"/>
                <w:numId w:val="43"/>
              </w:numPr>
              <w:spacing w:line="240" w:lineRule="auto"/>
              <w:ind w:left="720" w:hanging="360"/>
            </w:pPr>
            <w:r w:rsidDel="00000000" w:rsidR="00000000" w:rsidRPr="00000000">
              <w:rPr>
                <w:rtl w:val="0"/>
              </w:rPr>
              <w:t xml:space="preserve">Plastizen</w:t>
            </w:r>
          </w:p>
          <w:p w:rsidR="00000000" w:rsidDel="00000000" w:rsidP="00000000" w:rsidRDefault="00000000" w:rsidRPr="00000000" w14:paraId="000004FA">
            <w:pPr>
              <w:widowControl w:val="0"/>
              <w:numPr>
                <w:ilvl w:val="0"/>
                <w:numId w:val="43"/>
              </w:numPr>
              <w:spacing w:line="240" w:lineRule="auto"/>
              <w:ind w:left="720" w:hanging="360"/>
            </w:pPr>
            <w:r w:rsidDel="00000000" w:rsidR="00000000" w:rsidRPr="00000000">
              <w:rPr>
                <w:rtl w:val="0"/>
              </w:rPr>
              <w:t xml:space="preserve">NParks Singapore</w:t>
            </w:r>
          </w:p>
          <w:p w:rsidR="00000000" w:rsidDel="00000000" w:rsidP="00000000" w:rsidRDefault="00000000" w:rsidRPr="00000000" w14:paraId="000004FB">
            <w:pPr>
              <w:widowControl w:val="0"/>
              <w:numPr>
                <w:ilvl w:val="0"/>
                <w:numId w:val="43"/>
              </w:numPr>
              <w:spacing w:line="240" w:lineRule="auto"/>
              <w:ind w:left="720" w:hanging="360"/>
            </w:pPr>
            <w:r w:rsidDel="00000000" w:rsidR="00000000" w:rsidRPr="00000000">
              <w:rPr>
                <w:rtl w:val="0"/>
              </w:rPr>
            </w:r>
          </w:p>
          <w:p w:rsidR="00000000" w:rsidDel="00000000" w:rsidP="00000000" w:rsidRDefault="00000000" w:rsidRPr="00000000" w14:paraId="000004FC">
            <w:pPr>
              <w:widowControl w:val="0"/>
              <w:spacing w:line="240" w:lineRule="auto"/>
              <w:rPr/>
            </w:pPr>
            <w:r w:rsidDel="00000000" w:rsidR="00000000" w:rsidRPr="00000000">
              <w:rPr>
                <w:rtl w:val="0"/>
              </w:rPr>
            </w:r>
          </w:p>
        </w:tc>
        <w:tc>
          <w:tcPr/>
          <w:p w:rsidR="00000000" w:rsidDel="00000000" w:rsidP="00000000" w:rsidRDefault="00000000" w:rsidRPr="00000000" w14:paraId="000004FD">
            <w:pPr>
              <w:widowControl w:val="0"/>
              <w:spacing w:line="240" w:lineRule="auto"/>
              <w:rPr/>
            </w:pPr>
            <w:r w:rsidDel="00000000" w:rsidR="00000000" w:rsidRPr="00000000">
              <w:rPr>
                <w:rtl w:val="0"/>
              </w:rPr>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Aug. 7-8: Send out all invitations</w:t>
      </w:r>
    </w:p>
    <w:p w:rsidR="00000000" w:rsidDel="00000000" w:rsidP="00000000" w:rsidRDefault="00000000" w:rsidRPr="00000000" w14:paraId="00000500">
      <w:pPr>
        <w:rPr/>
      </w:pPr>
      <w:r w:rsidDel="00000000" w:rsidR="00000000" w:rsidRPr="00000000">
        <w:rPr>
          <w:rtl w:val="0"/>
        </w:rPr>
        <w:t xml:space="preserve">Aug. 10-13: Confirm all Chair and Co-org</w:t>
      </w:r>
    </w:p>
    <w:p w:rsidR="00000000" w:rsidDel="00000000" w:rsidP="00000000" w:rsidRDefault="00000000" w:rsidRPr="00000000" w14:paraId="00000501">
      <w:pPr>
        <w:rPr/>
      </w:pPr>
      <w:r w:rsidDel="00000000" w:rsidR="00000000" w:rsidRPr="00000000">
        <w:rPr>
          <w:rtl w:val="0"/>
        </w:rPr>
        <w:t xml:space="preserve">Aug. 17-21: Meeting w/ Co-org, Chair and RPs</w:t>
      </w:r>
    </w:p>
    <w:p w:rsidR="00000000" w:rsidDel="00000000" w:rsidP="00000000" w:rsidRDefault="00000000" w:rsidRPr="00000000" w14:paraId="00000502">
      <w:pPr>
        <w:rPr/>
      </w:pPr>
      <w:r w:rsidDel="00000000" w:rsidR="00000000" w:rsidRPr="00000000">
        <w:rPr/>
        <w:drawing>
          <wp:inline distB="114300" distT="114300" distL="114300" distR="114300">
            <wp:extent cx="10058400" cy="53594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058400" cy="5359400"/>
                    </a:xfrm>
                    <a:prstGeom prst="rect"/>
                    <a:ln/>
                  </pic:spPr>
                </pic:pic>
              </a:graphicData>
            </a:graphic>
          </wp:inline>
        </w:drawing>
      </w:r>
      <w:r w:rsidDel="00000000" w:rsidR="00000000" w:rsidRPr="00000000">
        <w:rPr>
          <w:rtl w:val="0"/>
        </w:rPr>
      </w:r>
    </w:p>
    <w:sectPr>
      <w:footerReference r:id="rId24" w:type="default"/>
      <w:type w:val="nextPage"/>
      <w:pgSz w:h="12240" w:w="1872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an Cuanan" w:id="3" w:date="2026-08-05T04:55:27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@jrsantiago@aseanbiodiversity.org @aklpormento@aseanbiodiversity.org for inputs please. Thanks</w:t>
      </w:r>
    </w:p>
  </w:comment>
  <w:comment w:author="BMB AHP" w:id="4" w:date="2026-08-07T01:26:56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SGP Project</w:t>
      </w:r>
    </w:p>
  </w:comment>
  <w:comment w:author="Ryan Cuanan" w:id="5" w:date="2026-08-05T04:51:18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@grick.cordero@bmb.gov.ph</w:t>
      </w:r>
    </w:p>
  </w:comment>
  <w:comment w:author="Ryan Cuanan" w:id="6" w:date="2026-08-05T04:49:23Z">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@jennelyn.asegurado@bmb.gov.ph</w:t>
      </w:r>
    </w:p>
  </w:comment>
  <w:comment w:author="Sarah Grace Ancheta" w:id="1" w:date="2026-08-07T04:04:25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can discuss the MG which features the ones with the revolving fund.</w:t>
      </w:r>
    </w:p>
  </w:comment>
  <w:comment w:author="Sarah Grace Ancheta" w:id="2" w:date="2026-08-07T04:03:21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discuss and present the case of Kaya Ecoprint in Gunung Leuser National Park.</w:t>
      </w:r>
    </w:p>
  </w:comment>
  <w:comment w:author="Anabelle Plantilla" w:id="0" w:date="2026-07-21T00:09:16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this section an section 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rFonts w:ascii="Verdana" w:cs="Verdana" w:eastAsia="Verdana" w:hAnsi="Verdana"/>
        <w:b w:val="0"/>
        <w:bCs w:val="0"/>
        <w:i w:val="0"/>
        <w:iCs w:val="0"/>
        <w:smallCaps w:val="0"/>
        <w:color w:val="00000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2.xml"/><Relationship Id="rId11" Type="http://schemas.openxmlformats.org/officeDocument/2006/relationships/hyperlink" Target="https://capitalscoalition.org/" TargetMode="External"/><Relationship Id="rId22" Type="http://schemas.openxmlformats.org/officeDocument/2006/relationships/footer" Target="footer14.xml"/><Relationship Id="rId10" Type="http://schemas.openxmlformats.org/officeDocument/2006/relationships/footer" Target="footer4.xml"/><Relationship Id="rId21" Type="http://schemas.openxmlformats.org/officeDocument/2006/relationships/footer" Target="footer13.xml"/><Relationship Id="rId13" Type="http://schemas.openxmlformats.org/officeDocument/2006/relationships/footer" Target="footer5.xml"/><Relationship Id="rId24" Type="http://schemas.openxmlformats.org/officeDocument/2006/relationships/footer" Target="footer15.xml"/><Relationship Id="rId12" Type="http://schemas.openxmlformats.org/officeDocument/2006/relationships/hyperlink" Target="https://asean.org/book/asean-natural-capital-status-report-investing-in-sustainable-natural-capital-in-asean/"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3.xml"/><Relationship Id="rId15" Type="http://schemas.openxmlformats.org/officeDocument/2006/relationships/footer" Target="footer7.xml"/><Relationship Id="rId14" Type="http://schemas.openxmlformats.org/officeDocument/2006/relationships/footer" Target="footer6.xml"/><Relationship Id="rId17" Type="http://schemas.openxmlformats.org/officeDocument/2006/relationships/footer" Target="footer9.xml"/><Relationship Id="rId16" Type="http://schemas.openxmlformats.org/officeDocument/2006/relationships/footer" Target="footer8.xml"/><Relationship Id="rId5" Type="http://schemas.openxmlformats.org/officeDocument/2006/relationships/numbering" Target="numbering.xml"/><Relationship Id="rId19" Type="http://schemas.openxmlformats.org/officeDocument/2006/relationships/footer" Target="footer11.xml"/><Relationship Id="rId6" Type="http://schemas.openxmlformats.org/officeDocument/2006/relationships/styles" Target="styles.xml"/><Relationship Id="rId18" Type="http://schemas.openxmlformats.org/officeDocument/2006/relationships/footer" Target="footer10.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